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27396" w14:textId="314F9CB9" w:rsidR="004A3BC7" w:rsidRPr="00856CCA" w:rsidRDefault="0089682B" w:rsidP="00856CCA">
      <w:pPr>
        <w:rPr>
          <w:b/>
          <w:sz w:val="52"/>
          <w:szCs w:val="52"/>
        </w:rPr>
      </w:pPr>
      <w:r>
        <w:rPr>
          <w:b/>
          <w:sz w:val="52"/>
          <w:szCs w:val="52"/>
        </w:rPr>
        <w:t>Logistic r</w:t>
      </w:r>
      <w:r w:rsidR="00CD294C">
        <w:rPr>
          <w:b/>
          <w:sz w:val="52"/>
          <w:szCs w:val="52"/>
        </w:rPr>
        <w:t>egression models</w:t>
      </w:r>
    </w:p>
    <w:p w14:paraId="7AC8EC0C" w14:textId="77777777" w:rsidR="00AC2E21" w:rsidRDefault="00AC2E21" w:rsidP="00A430AB">
      <w:pPr>
        <w:rPr>
          <w:b/>
          <w:u w:val="single"/>
        </w:rPr>
      </w:pPr>
    </w:p>
    <w:p w14:paraId="09148F29" w14:textId="0C18F0EE" w:rsidR="0098642A" w:rsidRDefault="0098642A" w:rsidP="0098642A">
      <w:pPr>
        <w:ind w:left="720"/>
      </w:pPr>
      <w:r>
        <w:t xml:space="preserve">The purpose of </w:t>
      </w:r>
      <w:r w:rsidR="0089682B">
        <w:t>the next two sub-</w:t>
      </w:r>
      <w:r>
        <w:t>section</w:t>
      </w:r>
      <w:r w:rsidR="0089682B">
        <w:t>s</w:t>
      </w:r>
      <w:r>
        <w:t xml:space="preserve"> is to examine how to use logistic and multinomial regression models to obtain a probability that an observation belongs to a particular population. The logistic regression model will be used for the </w:t>
      </w:r>
      <w:proofErr w:type="gramStart"/>
      <w:r>
        <w:t>two population</w:t>
      </w:r>
      <w:proofErr w:type="gramEnd"/>
      <w:r>
        <w:t xml:space="preserve"> </w:t>
      </w:r>
      <w:proofErr w:type="gramStart"/>
      <w:r>
        <w:t>case</w:t>
      </w:r>
      <w:proofErr w:type="gramEnd"/>
      <w:r>
        <w:t xml:space="preserve">, and the multinomial regression model will be used for the more than two population </w:t>
      </w:r>
      <w:proofErr w:type="gramStart"/>
      <w:r>
        <w:t>case</w:t>
      </w:r>
      <w:proofErr w:type="gramEnd"/>
      <w:r>
        <w:t xml:space="preserve">. These models are discussed extensively in </w:t>
      </w:r>
      <w:r w:rsidR="00413483">
        <w:t>my Categorical Data Analysis course</w:t>
      </w:r>
      <w:r>
        <w:t>. For this reason, I will only go through the basics of these models</w:t>
      </w:r>
      <w:r w:rsidR="00F9592C">
        <w:t xml:space="preserve"> so that</w:t>
      </w:r>
      <w:r>
        <w:t xml:space="preserve"> we can </w:t>
      </w:r>
      <w:r w:rsidR="00F9592C">
        <w:t xml:space="preserve">focus more on our </w:t>
      </w:r>
      <w:r>
        <w:t>purpose</w:t>
      </w:r>
      <w:r w:rsidR="00F9592C">
        <w:t xml:space="preserve"> for their use</w:t>
      </w:r>
      <w:r w:rsidR="00413483">
        <w:t xml:space="preserve"> here</w:t>
      </w:r>
      <w:r>
        <w:t xml:space="preserve">–classification. </w:t>
      </w:r>
    </w:p>
    <w:p w14:paraId="74C4C2AD" w14:textId="77777777" w:rsidR="0098642A" w:rsidRDefault="0098642A" w:rsidP="00B82B30">
      <w:pPr>
        <w:ind w:left="720"/>
      </w:pPr>
    </w:p>
    <w:p w14:paraId="3B6D5C30" w14:textId="4282D799" w:rsidR="005E05BF" w:rsidRDefault="005E05BF" w:rsidP="00B82B30">
      <w:pPr>
        <w:ind w:left="720"/>
      </w:pPr>
      <w:r>
        <w:t xml:space="preserve">For more </w:t>
      </w:r>
      <w:proofErr w:type="gramStart"/>
      <w:r>
        <w:t>in depth</w:t>
      </w:r>
      <w:proofErr w:type="gramEnd"/>
      <w:r>
        <w:t xml:space="preserve"> information about these models, please see my </w:t>
      </w:r>
      <w:r w:rsidR="00786CE3">
        <w:t>Categorical Data Analysis</w:t>
      </w:r>
      <w:r>
        <w:t xml:space="preserve"> course website at </w:t>
      </w:r>
      <w:hyperlink r:id="rId8" w:history="1">
        <w:r w:rsidRPr="00F073E0">
          <w:rPr>
            <w:rStyle w:val="Hyperlink"/>
          </w:rPr>
          <w:t>www.chrisbilder.com/categorical</w:t>
        </w:r>
      </w:hyperlink>
      <w:r>
        <w:t xml:space="preserve"> or my </w:t>
      </w:r>
      <w:r w:rsidRPr="005E05BF">
        <w:rPr>
          <w:i/>
        </w:rPr>
        <w:t>Categorical Data Analysis with R</w:t>
      </w:r>
      <w:r w:rsidR="0022277F">
        <w:rPr>
          <w:i/>
        </w:rPr>
        <w:t xml:space="preserve"> </w:t>
      </w:r>
      <w:r w:rsidR="0022277F">
        <w:t>book</w:t>
      </w:r>
      <w:r>
        <w:t>.</w:t>
      </w:r>
    </w:p>
    <w:p w14:paraId="26E07333" w14:textId="77777777" w:rsidR="00D377F6" w:rsidRDefault="00D377F6" w:rsidP="00B82B30">
      <w:pPr>
        <w:ind w:left="720"/>
      </w:pPr>
    </w:p>
    <w:p w14:paraId="6D76624B" w14:textId="77777777" w:rsidR="00B65AD9" w:rsidRDefault="00B65AD9" w:rsidP="00B65AD9">
      <w:pPr>
        <w:ind w:left="720"/>
      </w:pPr>
    </w:p>
    <w:p w14:paraId="71A5D4AC" w14:textId="77777777" w:rsidR="00CC65B5" w:rsidRDefault="00CC65B5">
      <w:pPr>
        <w:rPr>
          <w:b/>
          <w:u w:val="single"/>
        </w:rPr>
      </w:pPr>
      <w:r>
        <w:rPr>
          <w:b/>
          <w:u w:val="single"/>
        </w:rPr>
        <w:br w:type="page"/>
      </w:r>
    </w:p>
    <w:p w14:paraId="01DCCD63" w14:textId="77777777" w:rsidR="00CC65B5" w:rsidRPr="006C6021" w:rsidRDefault="00CC65B5" w:rsidP="00CC65B5">
      <w:pPr>
        <w:rPr>
          <w:b/>
          <w:u w:val="single"/>
        </w:rPr>
      </w:pPr>
      <w:r>
        <w:rPr>
          <w:b/>
          <w:u w:val="single"/>
        </w:rPr>
        <w:lastRenderedPageBreak/>
        <w:t>Logistic regression basics</w:t>
      </w:r>
    </w:p>
    <w:p w14:paraId="0EC00F08" w14:textId="77777777" w:rsidR="00CC65B5" w:rsidRDefault="00CC65B5" w:rsidP="00CC65B5"/>
    <w:p w14:paraId="790D64FF" w14:textId="77777777" w:rsidR="000571A7" w:rsidRPr="000156E2" w:rsidRDefault="000571A7" w:rsidP="000571A7">
      <w:pPr>
        <w:rPr>
          <w:u w:val="single"/>
        </w:rPr>
      </w:pPr>
      <w:r w:rsidRPr="000156E2">
        <w:rPr>
          <w:u w:val="single"/>
        </w:rPr>
        <w:t xml:space="preserve">Review of </w:t>
      </w:r>
      <w:r>
        <w:rPr>
          <w:u w:val="single"/>
        </w:rPr>
        <w:t xml:space="preserve">normal linear </w:t>
      </w:r>
      <w:r w:rsidRPr="000156E2">
        <w:rPr>
          <w:u w:val="single"/>
        </w:rPr>
        <w:t>regression models</w:t>
      </w:r>
    </w:p>
    <w:p w14:paraId="11E8793C" w14:textId="77777777" w:rsidR="000571A7" w:rsidRDefault="000571A7" w:rsidP="000571A7"/>
    <w:p w14:paraId="1485D26A" w14:textId="5F7BFD95" w:rsidR="00413483" w:rsidRDefault="00413483" w:rsidP="000571A7">
      <w:pPr>
        <w:ind w:left="720"/>
      </w:pPr>
      <w:r w:rsidRPr="007943EA">
        <w:t>I will be more formal here with random variables (capital letters) and their observed values (lowercase letters).</w:t>
      </w:r>
    </w:p>
    <w:p w14:paraId="4AB1AE00" w14:textId="77777777" w:rsidR="00413483" w:rsidRDefault="00413483" w:rsidP="000571A7">
      <w:pPr>
        <w:ind w:left="720"/>
      </w:pPr>
    </w:p>
    <w:p w14:paraId="1E7FAA2C" w14:textId="6CE5E5E7" w:rsidR="000571A7" w:rsidRDefault="000571A7" w:rsidP="000571A7">
      <w:pPr>
        <w:ind w:left="720"/>
      </w:pPr>
      <w:r>
        <w:t>Y</w:t>
      </w:r>
      <w:r w:rsidR="004F1E52">
        <w:rPr>
          <w:vertAlign w:val="subscript"/>
        </w:rPr>
        <w:t>r</w:t>
      </w:r>
      <w:r>
        <w:t xml:space="preserve"> = </w:t>
      </w:r>
      <w:r>
        <w:sym w:font="Symbol" w:char="F062"/>
      </w:r>
      <w:r>
        <w:rPr>
          <w:vertAlign w:val="subscript"/>
        </w:rPr>
        <w:t>0</w:t>
      </w:r>
      <w:r>
        <w:t xml:space="preserve"> + </w:t>
      </w:r>
      <w:r>
        <w:sym w:font="Symbol" w:char="F062"/>
      </w:r>
      <w:r>
        <w:rPr>
          <w:vertAlign w:val="subscript"/>
        </w:rPr>
        <w:t>1</w:t>
      </w:r>
      <w:r>
        <w:t>x</w:t>
      </w:r>
      <w:r w:rsidR="004F1E52">
        <w:rPr>
          <w:vertAlign w:val="subscript"/>
        </w:rPr>
        <w:t>r</w:t>
      </w:r>
      <w:r>
        <w:rPr>
          <w:vertAlign w:val="subscript"/>
        </w:rPr>
        <w:t>1</w:t>
      </w:r>
      <w:r>
        <w:t xml:space="preserve"> + </w:t>
      </w:r>
      <w:r>
        <w:sym w:font="Symbol" w:char="F062"/>
      </w:r>
      <w:r>
        <w:rPr>
          <w:vertAlign w:val="subscript"/>
        </w:rPr>
        <w:t>2</w:t>
      </w:r>
      <w:r>
        <w:t>x</w:t>
      </w:r>
      <w:r w:rsidR="004F1E52">
        <w:rPr>
          <w:vertAlign w:val="subscript"/>
        </w:rPr>
        <w:t>r</w:t>
      </w:r>
      <w:r>
        <w:rPr>
          <w:vertAlign w:val="subscript"/>
        </w:rPr>
        <w:t>2</w:t>
      </w:r>
      <w:r>
        <w:t xml:space="preserve"> + … + </w:t>
      </w:r>
      <w:r>
        <w:sym w:font="Symbol" w:char="F062"/>
      </w:r>
      <w:proofErr w:type="spellStart"/>
      <w:r>
        <w:rPr>
          <w:vertAlign w:val="subscript"/>
        </w:rPr>
        <w:t>p</w:t>
      </w:r>
      <w:r>
        <w:t>x</w:t>
      </w:r>
      <w:r w:rsidR="004F1E52">
        <w:rPr>
          <w:vertAlign w:val="subscript"/>
        </w:rPr>
        <w:t>r</w:t>
      </w:r>
      <w:r>
        <w:rPr>
          <w:vertAlign w:val="subscript"/>
        </w:rPr>
        <w:t>p</w:t>
      </w:r>
      <w:proofErr w:type="spellEnd"/>
      <w:r w:rsidRPr="008D0D66">
        <w:rPr>
          <w:vertAlign w:val="subscript"/>
        </w:rPr>
        <w:t xml:space="preserve"> </w:t>
      </w:r>
      <w:r>
        <w:t xml:space="preserve">+ </w:t>
      </w:r>
      <w:r>
        <w:sym w:font="Symbol" w:char="F065"/>
      </w:r>
      <w:r w:rsidR="004F1E52">
        <w:rPr>
          <w:vertAlign w:val="subscript"/>
        </w:rPr>
        <w:t>r</w:t>
      </w:r>
      <w:r>
        <w:t xml:space="preserve"> </w:t>
      </w:r>
    </w:p>
    <w:p w14:paraId="22B01661" w14:textId="77777777" w:rsidR="000571A7" w:rsidRDefault="000571A7" w:rsidP="000571A7">
      <w:pPr>
        <w:ind w:left="720"/>
      </w:pPr>
    </w:p>
    <w:p w14:paraId="58574A26" w14:textId="77777777" w:rsidR="000571A7" w:rsidRDefault="000571A7" w:rsidP="000571A7">
      <w:pPr>
        <w:ind w:left="720"/>
      </w:pPr>
      <w:r>
        <w:t xml:space="preserve">where </w:t>
      </w:r>
      <w:r>
        <w:sym w:font="Symbol" w:char="F065"/>
      </w:r>
      <w:r w:rsidR="004F1E52">
        <w:rPr>
          <w:vertAlign w:val="subscript"/>
        </w:rPr>
        <w:t>r</w:t>
      </w:r>
      <w:r>
        <w:t xml:space="preserve"> ~ independent </w:t>
      </w:r>
      <w:proofErr w:type="gramStart"/>
      <w:r>
        <w:t>N(</w:t>
      </w:r>
      <w:proofErr w:type="gramEnd"/>
      <w:r>
        <w:t xml:space="preserve">0, </w:t>
      </w:r>
      <w:r>
        <w:sym w:font="Symbol" w:char="F073"/>
      </w:r>
      <w:r>
        <w:rPr>
          <w:vertAlign w:val="superscript"/>
        </w:rPr>
        <w:t>2</w:t>
      </w:r>
      <w:r w:rsidR="004F1E52">
        <w:t>) and r</w:t>
      </w:r>
      <w:r>
        <w:t xml:space="preserve"> = 1, …, </w:t>
      </w:r>
      <w:r w:rsidR="004F1E52">
        <w:t>N</w:t>
      </w:r>
      <w:r>
        <w:t xml:space="preserve">  </w:t>
      </w:r>
    </w:p>
    <w:p w14:paraId="27C47583" w14:textId="77777777" w:rsidR="000571A7" w:rsidRDefault="000571A7" w:rsidP="000571A7">
      <w:pPr>
        <w:ind w:left="720"/>
      </w:pPr>
    </w:p>
    <w:p w14:paraId="36DCF709" w14:textId="77777777" w:rsidR="000571A7" w:rsidRDefault="000571A7" w:rsidP="000571A7">
      <w:pPr>
        <w:ind w:left="720"/>
      </w:pPr>
      <w:r>
        <w:t xml:space="preserve">Note that </w:t>
      </w:r>
    </w:p>
    <w:p w14:paraId="55FDE2F1" w14:textId="77777777" w:rsidR="000571A7" w:rsidRDefault="000571A7" w:rsidP="000571A7">
      <w:pPr>
        <w:ind w:left="720"/>
      </w:pPr>
    </w:p>
    <w:p w14:paraId="07F82D1E" w14:textId="77777777" w:rsidR="000571A7" w:rsidRPr="00894E6E" w:rsidRDefault="000571A7" w:rsidP="000571A7">
      <w:pPr>
        <w:ind w:left="1440"/>
      </w:pPr>
      <w:r>
        <w:t>E(Y</w:t>
      </w:r>
      <w:r w:rsidR="004F1E52">
        <w:rPr>
          <w:vertAlign w:val="subscript"/>
        </w:rPr>
        <w:t>r</w:t>
      </w:r>
      <w:r>
        <w:t xml:space="preserve">) = </w:t>
      </w:r>
      <w:r>
        <w:sym w:font="Symbol" w:char="F062"/>
      </w:r>
      <w:r>
        <w:rPr>
          <w:vertAlign w:val="subscript"/>
        </w:rPr>
        <w:t>0</w:t>
      </w:r>
      <w:r>
        <w:t xml:space="preserve"> + </w:t>
      </w:r>
      <w:r>
        <w:sym w:font="Symbol" w:char="F062"/>
      </w:r>
      <w:r>
        <w:rPr>
          <w:vertAlign w:val="subscript"/>
        </w:rPr>
        <w:t>1</w:t>
      </w:r>
      <w:r>
        <w:t>x</w:t>
      </w:r>
      <w:r w:rsidR="004F1E52">
        <w:rPr>
          <w:vertAlign w:val="subscript"/>
        </w:rPr>
        <w:t>r</w:t>
      </w:r>
      <w:r>
        <w:rPr>
          <w:vertAlign w:val="subscript"/>
        </w:rPr>
        <w:t>1</w:t>
      </w:r>
      <w:r>
        <w:t xml:space="preserve"> + </w:t>
      </w:r>
      <w:r>
        <w:sym w:font="Symbol" w:char="F062"/>
      </w:r>
      <w:r>
        <w:rPr>
          <w:vertAlign w:val="subscript"/>
        </w:rPr>
        <w:t>2</w:t>
      </w:r>
      <w:r>
        <w:t>x</w:t>
      </w:r>
      <w:r w:rsidR="004F1E52">
        <w:rPr>
          <w:vertAlign w:val="subscript"/>
        </w:rPr>
        <w:t>r</w:t>
      </w:r>
      <w:r>
        <w:rPr>
          <w:vertAlign w:val="subscript"/>
        </w:rPr>
        <w:t>2</w:t>
      </w:r>
      <w:r>
        <w:t xml:space="preserve"> + … + </w:t>
      </w:r>
      <w:r>
        <w:sym w:font="Symbol" w:char="F062"/>
      </w:r>
      <w:proofErr w:type="spellStart"/>
      <w:r>
        <w:rPr>
          <w:vertAlign w:val="subscript"/>
        </w:rPr>
        <w:t>p</w:t>
      </w:r>
      <w:r>
        <w:t>x</w:t>
      </w:r>
      <w:r w:rsidR="004F1E52">
        <w:rPr>
          <w:vertAlign w:val="subscript"/>
        </w:rPr>
        <w:t>r</w:t>
      </w:r>
      <w:r>
        <w:rPr>
          <w:vertAlign w:val="subscript"/>
        </w:rPr>
        <w:t>p</w:t>
      </w:r>
      <w:proofErr w:type="spellEnd"/>
    </w:p>
    <w:p w14:paraId="56E78B26" w14:textId="77777777" w:rsidR="000571A7" w:rsidRDefault="000571A7" w:rsidP="000571A7"/>
    <w:p w14:paraId="0BD213F0" w14:textId="77777777" w:rsidR="000571A7" w:rsidRPr="00295C7E" w:rsidRDefault="000571A7" w:rsidP="000571A7">
      <w:pPr>
        <w:ind w:left="720"/>
      </w:pPr>
      <w:r>
        <w:t>E(Y</w:t>
      </w:r>
      <w:r w:rsidR="004F1E52">
        <w:rPr>
          <w:vertAlign w:val="subscript"/>
        </w:rPr>
        <w:t>r</w:t>
      </w:r>
      <w:r>
        <w:t>) is what one would expect Y</w:t>
      </w:r>
      <w:r w:rsidR="004F1E52">
        <w:rPr>
          <w:vertAlign w:val="subscript"/>
        </w:rPr>
        <w:t>r</w:t>
      </w:r>
      <w:r w:rsidRPr="004F1E52">
        <w:t xml:space="preserve"> </w:t>
      </w:r>
      <w:r>
        <w:t>to be on average for a set of x</w:t>
      </w:r>
      <w:r w:rsidR="004F1E52">
        <w:rPr>
          <w:vertAlign w:val="subscript"/>
        </w:rPr>
        <w:t>r</w:t>
      </w:r>
      <w:r>
        <w:rPr>
          <w:vertAlign w:val="subscript"/>
        </w:rPr>
        <w:t>1</w:t>
      </w:r>
      <w:r>
        <w:t>, x</w:t>
      </w:r>
      <w:r w:rsidR="004F1E52">
        <w:rPr>
          <w:vertAlign w:val="subscript"/>
        </w:rPr>
        <w:t>r</w:t>
      </w:r>
      <w:r>
        <w:rPr>
          <w:vertAlign w:val="subscript"/>
        </w:rPr>
        <w:t>2</w:t>
      </w:r>
      <w:r>
        <w:t xml:space="preserve">, …, </w:t>
      </w:r>
      <w:proofErr w:type="spellStart"/>
      <w:r>
        <w:t>x</w:t>
      </w:r>
      <w:r w:rsidR="004F1E52">
        <w:rPr>
          <w:vertAlign w:val="subscript"/>
        </w:rPr>
        <w:t>r</w:t>
      </w:r>
      <w:r>
        <w:rPr>
          <w:vertAlign w:val="subscript"/>
        </w:rPr>
        <w:t>p</w:t>
      </w:r>
      <w:proofErr w:type="spellEnd"/>
      <w:r w:rsidRPr="00636119">
        <w:t xml:space="preserve"> values</w:t>
      </w:r>
      <w:r>
        <w:t xml:space="preserve">. </w:t>
      </w:r>
      <w:r w:rsidR="00295C7E">
        <w:t xml:space="preserve">Also, one can show that </w:t>
      </w:r>
      <w:proofErr w:type="gramStart"/>
      <w:r w:rsidR="00295C7E">
        <w:t>Var(</w:t>
      </w:r>
      <w:proofErr w:type="gramEnd"/>
      <w:r w:rsidR="00295C7E">
        <w:t>Y</w:t>
      </w:r>
      <w:r w:rsidR="004F1E52">
        <w:rPr>
          <w:vertAlign w:val="subscript"/>
        </w:rPr>
        <w:t>r</w:t>
      </w:r>
      <w:r w:rsidR="00295C7E">
        <w:t xml:space="preserve">) = </w:t>
      </w:r>
      <w:r w:rsidR="00295C7E">
        <w:sym w:font="Symbol" w:char="F073"/>
      </w:r>
      <w:r w:rsidR="00295C7E">
        <w:rPr>
          <w:vertAlign w:val="superscript"/>
        </w:rPr>
        <w:t>2</w:t>
      </w:r>
      <w:r w:rsidR="00295C7E">
        <w:t>. Thus, Y</w:t>
      </w:r>
      <w:r w:rsidR="004F1E52">
        <w:rPr>
          <w:vertAlign w:val="subscript"/>
        </w:rPr>
        <w:t>r</w:t>
      </w:r>
      <w:r w:rsidR="00295C7E">
        <w:t xml:space="preserve"> ~ </w:t>
      </w:r>
      <w:proofErr w:type="gramStart"/>
      <w:r w:rsidR="00295C7E">
        <w:t>N(</w:t>
      </w:r>
      <w:proofErr w:type="gramEnd"/>
      <w:r w:rsidR="00295C7E">
        <w:sym w:font="Symbol" w:char="F062"/>
      </w:r>
      <w:r w:rsidR="00295C7E">
        <w:rPr>
          <w:vertAlign w:val="subscript"/>
        </w:rPr>
        <w:t>0</w:t>
      </w:r>
      <w:r w:rsidR="00295C7E">
        <w:t xml:space="preserve"> + </w:t>
      </w:r>
      <w:r w:rsidR="00295C7E">
        <w:sym w:font="Symbol" w:char="F062"/>
      </w:r>
      <w:r w:rsidR="00295C7E">
        <w:rPr>
          <w:vertAlign w:val="subscript"/>
        </w:rPr>
        <w:t>1</w:t>
      </w:r>
      <w:r w:rsidR="00295C7E">
        <w:t>x</w:t>
      </w:r>
      <w:r w:rsidR="004F1E52">
        <w:rPr>
          <w:vertAlign w:val="subscript"/>
        </w:rPr>
        <w:t>r</w:t>
      </w:r>
      <w:r w:rsidR="00295C7E">
        <w:rPr>
          <w:vertAlign w:val="subscript"/>
        </w:rPr>
        <w:t>1</w:t>
      </w:r>
      <w:r w:rsidR="00295C7E">
        <w:t xml:space="preserve"> + </w:t>
      </w:r>
      <w:r w:rsidR="00295C7E">
        <w:sym w:font="Symbol" w:char="F062"/>
      </w:r>
      <w:r w:rsidR="00295C7E">
        <w:rPr>
          <w:vertAlign w:val="subscript"/>
        </w:rPr>
        <w:t>2</w:t>
      </w:r>
      <w:r w:rsidR="00295C7E">
        <w:t>x</w:t>
      </w:r>
      <w:r w:rsidR="004F1E52">
        <w:rPr>
          <w:vertAlign w:val="subscript"/>
        </w:rPr>
        <w:t>r</w:t>
      </w:r>
      <w:r w:rsidR="00295C7E">
        <w:rPr>
          <w:vertAlign w:val="subscript"/>
        </w:rPr>
        <w:t>2</w:t>
      </w:r>
      <w:r w:rsidR="00295C7E">
        <w:t xml:space="preserve"> + … + </w:t>
      </w:r>
      <w:r w:rsidR="00295C7E">
        <w:sym w:font="Symbol" w:char="F062"/>
      </w:r>
      <w:proofErr w:type="spellStart"/>
      <w:r w:rsidR="00295C7E">
        <w:rPr>
          <w:vertAlign w:val="subscript"/>
        </w:rPr>
        <w:t>p</w:t>
      </w:r>
      <w:r w:rsidR="00295C7E">
        <w:t>x</w:t>
      </w:r>
      <w:r w:rsidR="004F1E52">
        <w:rPr>
          <w:vertAlign w:val="subscript"/>
        </w:rPr>
        <w:t>r</w:t>
      </w:r>
      <w:r w:rsidR="00295C7E">
        <w:rPr>
          <w:vertAlign w:val="subscript"/>
        </w:rPr>
        <w:t>p</w:t>
      </w:r>
      <w:proofErr w:type="spellEnd"/>
      <w:r w:rsidR="00295C7E">
        <w:t xml:space="preserve">, </w:t>
      </w:r>
      <w:r w:rsidR="00295C7E">
        <w:sym w:font="Symbol" w:char="F073"/>
      </w:r>
      <w:r w:rsidR="00295C7E">
        <w:rPr>
          <w:vertAlign w:val="superscript"/>
        </w:rPr>
        <w:t>2</w:t>
      </w:r>
      <w:r w:rsidR="00295C7E">
        <w:t xml:space="preserve">) for </w:t>
      </w:r>
      <w:r w:rsidR="004F1E52">
        <w:t>r</w:t>
      </w:r>
      <w:r w:rsidR="00295C7E">
        <w:t xml:space="preserve"> = 1, …, </w:t>
      </w:r>
      <w:r w:rsidR="00336C67">
        <w:t>N</w:t>
      </w:r>
      <w:r w:rsidR="00E63A07">
        <w:t xml:space="preserve">. </w:t>
      </w:r>
    </w:p>
    <w:p w14:paraId="15539D94" w14:textId="77777777" w:rsidR="000571A7" w:rsidRDefault="000571A7" w:rsidP="000571A7">
      <w:pPr>
        <w:ind w:left="720"/>
      </w:pPr>
    </w:p>
    <w:p w14:paraId="43D103DE" w14:textId="5B2AFE07" w:rsidR="000571A7" w:rsidRDefault="000571A7" w:rsidP="000571A7">
      <w:pPr>
        <w:ind w:left="720"/>
      </w:pPr>
      <w:r>
        <w:t xml:space="preserve">If </w:t>
      </w:r>
      <w:r>
        <w:sym w:font="Symbol" w:char="F062"/>
      </w:r>
      <w:r>
        <w:rPr>
          <w:vertAlign w:val="subscript"/>
        </w:rPr>
        <w:t>k</w:t>
      </w:r>
      <w:r>
        <w:t xml:space="preserve"> (one of the </w:t>
      </w:r>
      <w:r>
        <w:sym w:font="Symbol" w:char="F062"/>
      </w:r>
      <w:r>
        <w:t xml:space="preserve">’s above) is equal to 0, this says there is no linear relationship between the corresponding </w:t>
      </w:r>
      <w:r w:rsidR="00061EE8">
        <w:t>independent</w:t>
      </w:r>
      <w:r>
        <w:t xml:space="preserve"> </w:t>
      </w:r>
      <w:r w:rsidR="00413483">
        <w:t xml:space="preserve">(explanatory) </w:t>
      </w:r>
      <w:r>
        <w:t xml:space="preserve">variable </w:t>
      </w:r>
      <w:proofErr w:type="spellStart"/>
      <w:r>
        <w:t>x</w:t>
      </w:r>
      <w:r>
        <w:rPr>
          <w:vertAlign w:val="subscript"/>
        </w:rPr>
        <w:t>k</w:t>
      </w:r>
      <w:proofErr w:type="spellEnd"/>
      <w:r>
        <w:t xml:space="preserve"> and the </w:t>
      </w:r>
      <w:r w:rsidR="00413483">
        <w:t>dependent (</w:t>
      </w:r>
      <w:r>
        <w:t>response</w:t>
      </w:r>
      <w:r w:rsidR="00413483">
        <w:t>)</w:t>
      </w:r>
      <w:r>
        <w:t xml:space="preserve"> variable. If </w:t>
      </w:r>
      <w:r>
        <w:sym w:font="Symbol" w:char="F062"/>
      </w:r>
      <w:r>
        <w:rPr>
          <w:vertAlign w:val="subscript"/>
        </w:rPr>
        <w:t>k</w:t>
      </w:r>
      <w:r>
        <w:t xml:space="preserve"> &gt; 0, there is a positive relationship, and if </w:t>
      </w:r>
      <w:r>
        <w:sym w:font="Symbol" w:char="F062"/>
      </w:r>
      <w:r>
        <w:rPr>
          <w:vertAlign w:val="subscript"/>
        </w:rPr>
        <w:t>k</w:t>
      </w:r>
      <w:r>
        <w:t xml:space="preserve"> &lt; 0, there is a negative relationship. </w:t>
      </w:r>
      <w:proofErr w:type="gramStart"/>
      <w:r>
        <w:t>All of</w:t>
      </w:r>
      <w:proofErr w:type="gramEnd"/>
      <w:r>
        <w:t xml:space="preserve"> these statements are with respect to the other </w:t>
      </w:r>
      <w:r w:rsidR="00061EE8">
        <w:t>independent</w:t>
      </w:r>
      <w:r>
        <w:t xml:space="preserve"> variables in the model remaining constant. </w:t>
      </w:r>
    </w:p>
    <w:p w14:paraId="448E31F7" w14:textId="77777777" w:rsidR="00CC65B5" w:rsidRDefault="00CC65B5" w:rsidP="00CC65B5">
      <w:pPr>
        <w:ind w:left="720"/>
      </w:pPr>
    </w:p>
    <w:p w14:paraId="1E1FB42A" w14:textId="77777777" w:rsidR="000B38A3" w:rsidRDefault="000B38A3" w:rsidP="000B38A3">
      <w:pPr>
        <w:ind w:left="720"/>
      </w:pPr>
      <w:r>
        <w:lastRenderedPageBreak/>
        <w:t xml:space="preserve">We can also express the model in a matrix form as </w:t>
      </w:r>
    </w:p>
    <w:p w14:paraId="414F6428" w14:textId="77777777" w:rsidR="000B38A3" w:rsidRDefault="000B38A3" w:rsidP="000B38A3">
      <w:pPr>
        <w:ind w:left="720"/>
      </w:pPr>
    </w:p>
    <w:p w14:paraId="1DC23584" w14:textId="77777777" w:rsidR="000B38A3" w:rsidRDefault="000B38A3" w:rsidP="000B38A3">
      <w:pPr>
        <w:ind w:left="1440"/>
      </w:pPr>
      <w:r>
        <w:t>E(</w:t>
      </w:r>
      <w:r>
        <w:rPr>
          <w:b/>
          <w:bCs/>
        </w:rPr>
        <w:t>Y</w:t>
      </w:r>
      <w:r>
        <w:t xml:space="preserve">)= </w:t>
      </w:r>
      <w:r>
        <w:rPr>
          <w:b/>
          <w:bCs/>
        </w:rPr>
        <w:t>X</w:t>
      </w:r>
      <w:r>
        <w:rPr>
          <w:b/>
          <w:bCs/>
        </w:rPr>
        <w:sym w:font="Symbol" w:char="F062"/>
      </w:r>
    </w:p>
    <w:p w14:paraId="3E8BBA68" w14:textId="77777777" w:rsidR="000B38A3" w:rsidRDefault="000B38A3" w:rsidP="000B38A3">
      <w:pPr>
        <w:ind w:left="720"/>
      </w:pPr>
    </w:p>
    <w:p w14:paraId="117AFD21" w14:textId="77777777" w:rsidR="000B38A3" w:rsidRDefault="000B38A3" w:rsidP="000B38A3">
      <w:pPr>
        <w:ind w:left="720"/>
      </w:pPr>
      <w:proofErr w:type="gramStart"/>
      <w:r>
        <w:t>where</w:t>
      </w:r>
      <w:proofErr w:type="gramEnd"/>
      <w:r>
        <w:t xml:space="preserve"> </w:t>
      </w:r>
    </w:p>
    <w:p w14:paraId="364D8A32" w14:textId="77777777" w:rsidR="000B38A3" w:rsidRDefault="000B38A3" w:rsidP="000B38A3">
      <w:pPr>
        <w:ind w:left="720"/>
      </w:pPr>
    </w:p>
    <w:p w14:paraId="57BB6446" w14:textId="77777777" w:rsidR="000B38A3" w:rsidRDefault="00923BF6" w:rsidP="000B38A3">
      <w:pPr>
        <w:ind w:left="720"/>
      </w:pPr>
      <w:r>
        <w:rPr>
          <w:position w:val="-112"/>
        </w:rPr>
        <w:object w:dxaOrig="9139" w:dyaOrig="2439" w14:anchorId="7FFC5B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7pt;height:121.15pt" o:ole="" fillcolor="window">
            <v:imagedata r:id="rId9" o:title=""/>
          </v:shape>
          <o:OLEObject Type="Embed" ProgID="Equation.DSMT4" ShapeID="_x0000_i1025" DrawAspect="Content" ObjectID="_1811685703" r:id="rId10"/>
        </w:object>
      </w:r>
    </w:p>
    <w:p w14:paraId="4B02AF8A" w14:textId="77777777" w:rsidR="000B38A3" w:rsidRDefault="000B38A3" w:rsidP="000B38A3">
      <w:pPr>
        <w:ind w:left="720"/>
      </w:pPr>
    </w:p>
    <w:p w14:paraId="4115205E" w14:textId="77777777" w:rsidR="000B38A3" w:rsidRDefault="000B38A3" w:rsidP="000B38A3">
      <w:pPr>
        <w:ind w:left="720"/>
      </w:pPr>
      <w:r>
        <w:rPr>
          <w:position w:val="-14"/>
        </w:rPr>
        <w:object w:dxaOrig="2560" w:dyaOrig="580" w14:anchorId="0F3C5650">
          <v:shape id="_x0000_i1026" type="#_x0000_t75" style="width:128pt;height:27.45pt" o:ole="">
            <v:imagedata r:id="rId11" o:title=""/>
          </v:shape>
          <o:OLEObject Type="Embed" ProgID="Equation.DSMT4" ShapeID="_x0000_i1026" DrawAspect="Content" ObjectID="_1811685704" r:id="rId12"/>
        </w:object>
      </w:r>
      <w:r>
        <w:t xml:space="preserve"> is the estimate of </w:t>
      </w:r>
      <w:r>
        <w:rPr>
          <w:b/>
          <w:bCs/>
        </w:rPr>
        <w:sym w:font="Symbol" w:char="F062"/>
      </w:r>
    </w:p>
    <w:p w14:paraId="62878AD1" w14:textId="77777777" w:rsidR="00CC65B5" w:rsidRDefault="00CC65B5" w:rsidP="00CC65B5">
      <w:pPr>
        <w:ind w:left="720"/>
      </w:pPr>
    </w:p>
    <w:p w14:paraId="04E55782" w14:textId="77777777" w:rsidR="00295C7E" w:rsidRDefault="00295C7E" w:rsidP="00CC65B5">
      <w:pPr>
        <w:ind w:left="720"/>
      </w:pPr>
    </w:p>
    <w:p w14:paraId="6D5AD90F" w14:textId="77777777" w:rsidR="00295C7E" w:rsidRPr="000156E2" w:rsidRDefault="00295C7E" w:rsidP="00295C7E">
      <w:pPr>
        <w:rPr>
          <w:u w:val="single"/>
        </w:rPr>
      </w:pPr>
      <w:r>
        <w:rPr>
          <w:u w:val="single"/>
        </w:rPr>
        <w:t>Logistic regression model</w:t>
      </w:r>
    </w:p>
    <w:p w14:paraId="5146158D" w14:textId="77777777" w:rsidR="00295C7E" w:rsidRDefault="00295C7E"/>
    <w:p w14:paraId="08B59ADE" w14:textId="4490BAE3" w:rsidR="00295C7E" w:rsidRDefault="00295C7E" w:rsidP="00295C7E">
      <w:pPr>
        <w:ind w:left="720"/>
      </w:pPr>
      <w:r>
        <w:t>Let Y</w:t>
      </w:r>
      <w:r w:rsidR="004F1E52">
        <w:rPr>
          <w:vertAlign w:val="subscript"/>
        </w:rPr>
        <w:t>r</w:t>
      </w:r>
      <w:r>
        <w:t xml:space="preserve"> be </w:t>
      </w:r>
      <w:r w:rsidR="004F1E52">
        <w:t>a binary response variable for r = 1, …, N</w:t>
      </w:r>
      <w:r>
        <w:t>, where a 1 denotes a success and a 0 denotes a failure.</w:t>
      </w:r>
      <w:r w:rsidR="00E63A07">
        <w:t xml:space="preserve"> We let Y</w:t>
      </w:r>
      <w:r w:rsidR="004F1E52">
        <w:rPr>
          <w:vertAlign w:val="subscript"/>
        </w:rPr>
        <w:t>r</w:t>
      </w:r>
      <w:r w:rsidR="00E63A07">
        <w:t xml:space="preserve"> ~ Bernoulli(</w:t>
      </w:r>
      <w:r w:rsidR="009428F3">
        <w:sym w:font="Symbol" w:char="F070"/>
      </w:r>
      <w:r w:rsidR="004F1E52">
        <w:rPr>
          <w:vertAlign w:val="subscript"/>
        </w:rPr>
        <w:t>r</w:t>
      </w:r>
      <w:r w:rsidR="00E63A07">
        <w:t>) where E(Y</w:t>
      </w:r>
      <w:r w:rsidR="004F1E52">
        <w:rPr>
          <w:vertAlign w:val="subscript"/>
        </w:rPr>
        <w:t>r</w:t>
      </w:r>
      <w:r w:rsidR="00E63A07">
        <w:t xml:space="preserve">) = </w:t>
      </w:r>
      <w:r w:rsidR="00E63A07">
        <w:sym w:font="Symbol" w:char="F070"/>
      </w:r>
      <w:r w:rsidR="004F1E52">
        <w:rPr>
          <w:vertAlign w:val="subscript"/>
        </w:rPr>
        <w:t>r</w:t>
      </w:r>
      <w:r w:rsidR="00E63A07">
        <w:t xml:space="preserve"> and </w:t>
      </w:r>
      <w:proofErr w:type="gramStart"/>
      <w:r w:rsidR="00E63A07">
        <w:t>Var(</w:t>
      </w:r>
      <w:proofErr w:type="gramEnd"/>
      <w:r w:rsidR="00E63A07">
        <w:t>Y</w:t>
      </w:r>
      <w:r w:rsidR="004F1E52">
        <w:rPr>
          <w:vertAlign w:val="subscript"/>
        </w:rPr>
        <w:t>r</w:t>
      </w:r>
      <w:r w:rsidR="00E63A07">
        <w:t xml:space="preserve">) = </w:t>
      </w:r>
      <w:r w:rsidR="00E63A07">
        <w:sym w:font="Symbol" w:char="F070"/>
      </w:r>
      <w:proofErr w:type="gramStart"/>
      <w:r w:rsidR="004F1E52">
        <w:rPr>
          <w:vertAlign w:val="subscript"/>
        </w:rPr>
        <w:t>r</w:t>
      </w:r>
      <w:r w:rsidR="00E63A07">
        <w:t>(</w:t>
      </w:r>
      <w:proofErr w:type="gramEnd"/>
      <w:r w:rsidR="00E63A07">
        <w:t xml:space="preserve">1 – </w:t>
      </w:r>
      <w:r w:rsidR="00E63A07">
        <w:sym w:font="Symbol" w:char="F070"/>
      </w:r>
      <w:r w:rsidR="004F1E52">
        <w:rPr>
          <w:vertAlign w:val="subscript"/>
        </w:rPr>
        <w:t>r</w:t>
      </w:r>
      <w:r w:rsidR="00E63A07">
        <w:t>). Notice how the variance could be potentially different for each Y</w:t>
      </w:r>
      <w:r w:rsidR="004F1E52">
        <w:rPr>
          <w:vertAlign w:val="subscript"/>
        </w:rPr>
        <w:t>r</w:t>
      </w:r>
      <w:r w:rsidR="00E63A07">
        <w:t xml:space="preserve">, unlike for normal linear regression. </w:t>
      </w:r>
    </w:p>
    <w:p w14:paraId="3A02E58E" w14:textId="77777777" w:rsidR="00E63A07" w:rsidRDefault="00E63A07" w:rsidP="00295C7E">
      <w:pPr>
        <w:ind w:left="720"/>
      </w:pPr>
    </w:p>
    <w:p w14:paraId="1C2D4730" w14:textId="77777777" w:rsidR="00E63A07" w:rsidRDefault="00E63A07" w:rsidP="00295C7E">
      <w:pPr>
        <w:ind w:left="720"/>
      </w:pPr>
      <w:r>
        <w:t>The logistic regression model is expressed in terms of the E(Y</w:t>
      </w:r>
      <w:r w:rsidR="004F1E52">
        <w:rPr>
          <w:vertAlign w:val="subscript"/>
        </w:rPr>
        <w:t>r</w:t>
      </w:r>
      <w:r>
        <w:t xml:space="preserve">): </w:t>
      </w:r>
    </w:p>
    <w:p w14:paraId="1010C4AC" w14:textId="77777777" w:rsidR="00E63A07" w:rsidRDefault="00E63A07" w:rsidP="00295C7E">
      <w:pPr>
        <w:ind w:left="720"/>
      </w:pPr>
    </w:p>
    <w:p w14:paraId="6E55B1DB" w14:textId="77777777" w:rsidR="00E63A07" w:rsidRDefault="004F1E52" w:rsidP="00E63A07">
      <w:pPr>
        <w:ind w:left="1440"/>
      </w:pPr>
      <w:r w:rsidRPr="001313ED">
        <w:rPr>
          <w:position w:val="-36"/>
        </w:rPr>
        <w:object w:dxaOrig="3519" w:dyaOrig="1020" w14:anchorId="18C7F4D6">
          <v:shape id="_x0000_i1027" type="#_x0000_t75" style="width:178.3pt;height:50.3pt" o:ole="">
            <v:imagedata r:id="rId13" o:title=""/>
          </v:shape>
          <o:OLEObject Type="Embed" ProgID="Equation.DSMT4" ShapeID="_x0000_i1027" DrawAspect="Content" ObjectID="_1811685705" r:id="rId14"/>
        </w:object>
      </w:r>
    </w:p>
    <w:p w14:paraId="68950150" w14:textId="77777777" w:rsidR="00E63A07" w:rsidRDefault="00E63A07" w:rsidP="00295C7E">
      <w:pPr>
        <w:ind w:left="720"/>
      </w:pPr>
    </w:p>
    <w:p w14:paraId="3760437D" w14:textId="77777777" w:rsidR="00780C95" w:rsidRDefault="00E63A07" w:rsidP="00780C95">
      <w:pPr>
        <w:ind w:left="720"/>
      </w:pPr>
      <w:r>
        <w:t xml:space="preserve">Notice that </w:t>
      </w:r>
      <w:r w:rsidR="004F1E52" w:rsidRPr="004523E1">
        <w:rPr>
          <w:position w:val="-14"/>
        </w:rPr>
        <w:object w:dxaOrig="5020" w:dyaOrig="499" w14:anchorId="4A086AF1">
          <v:shape id="_x0000_i1028" type="#_x0000_t75" style="width:251.45pt;height:25.15pt" o:ole="">
            <v:imagedata r:id="rId15" o:title=""/>
          </v:shape>
          <o:OLEObject Type="Embed" ProgID="Equation.DSMT4" ShapeID="_x0000_i1028" DrawAspect="Content" ObjectID="_1811685706" r:id="rId16"/>
        </w:object>
      </w:r>
      <w:r w:rsidR="005D2170">
        <w:t>,</w:t>
      </w:r>
      <w:r>
        <w:t xml:space="preserve"> so that the numerator is always less than the denominator. Thus, 0 &lt; </w:t>
      </w:r>
      <w:r>
        <w:sym w:font="Symbol" w:char="F070"/>
      </w:r>
      <w:r w:rsidR="004F1E52">
        <w:rPr>
          <w:vertAlign w:val="subscript"/>
        </w:rPr>
        <w:t>r</w:t>
      </w:r>
      <w:r>
        <w:t xml:space="preserve"> &lt; 1, which is the reason for using this model rather than simply setting E(Y</w:t>
      </w:r>
      <w:r w:rsidR="004F1E52">
        <w:rPr>
          <w:vertAlign w:val="subscript"/>
        </w:rPr>
        <w:t>r</w:t>
      </w:r>
      <w:r>
        <w:t xml:space="preserve">) equal to </w:t>
      </w:r>
      <w:r>
        <w:sym w:font="Symbol" w:char="F062"/>
      </w:r>
      <w:r>
        <w:rPr>
          <w:vertAlign w:val="subscript"/>
        </w:rPr>
        <w:t>0</w:t>
      </w:r>
      <w:r>
        <w:t xml:space="preserve"> + </w:t>
      </w:r>
      <w:r>
        <w:sym w:font="Symbol" w:char="F062"/>
      </w:r>
      <w:r>
        <w:rPr>
          <w:vertAlign w:val="subscript"/>
        </w:rPr>
        <w:t>1</w:t>
      </w:r>
      <w:r>
        <w:t>x</w:t>
      </w:r>
      <w:r w:rsidR="004F1E52">
        <w:rPr>
          <w:vertAlign w:val="subscript"/>
        </w:rPr>
        <w:t>r</w:t>
      </w:r>
      <w:r>
        <w:rPr>
          <w:vertAlign w:val="subscript"/>
        </w:rPr>
        <w:t>1</w:t>
      </w:r>
      <w:r>
        <w:t xml:space="preserve"> + … + </w:t>
      </w:r>
      <w:r>
        <w:sym w:font="Symbol" w:char="F062"/>
      </w:r>
      <w:proofErr w:type="spellStart"/>
      <w:r>
        <w:rPr>
          <w:vertAlign w:val="subscript"/>
        </w:rPr>
        <w:t>p</w:t>
      </w:r>
      <w:r>
        <w:t>x</w:t>
      </w:r>
      <w:r w:rsidR="004F1E52">
        <w:rPr>
          <w:vertAlign w:val="subscript"/>
        </w:rPr>
        <w:t>r</w:t>
      </w:r>
      <w:r>
        <w:rPr>
          <w:vertAlign w:val="subscript"/>
        </w:rPr>
        <w:t>p</w:t>
      </w:r>
      <w:proofErr w:type="spellEnd"/>
      <w:r>
        <w:t xml:space="preserve">. Other transformations of </w:t>
      </w:r>
      <w:r w:rsidR="005D2170">
        <w:sym w:font="Symbol" w:char="F062"/>
      </w:r>
      <w:r w:rsidR="005D2170">
        <w:rPr>
          <w:vertAlign w:val="subscript"/>
        </w:rPr>
        <w:t>0</w:t>
      </w:r>
      <w:r w:rsidR="005D2170">
        <w:t xml:space="preserve"> + </w:t>
      </w:r>
      <w:r w:rsidR="005D2170">
        <w:sym w:font="Symbol" w:char="F062"/>
      </w:r>
      <w:r w:rsidR="005D2170">
        <w:rPr>
          <w:vertAlign w:val="subscript"/>
        </w:rPr>
        <w:t>1</w:t>
      </w:r>
      <w:r w:rsidR="005D2170">
        <w:t>x</w:t>
      </w:r>
      <w:r w:rsidR="005D2170">
        <w:rPr>
          <w:vertAlign w:val="subscript"/>
        </w:rPr>
        <w:t>r1</w:t>
      </w:r>
      <w:r w:rsidR="005D2170">
        <w:t xml:space="preserve"> + … + </w:t>
      </w:r>
      <w:r w:rsidR="005D2170">
        <w:sym w:font="Symbol" w:char="F062"/>
      </w:r>
      <w:proofErr w:type="spellStart"/>
      <w:r w:rsidR="005D2170">
        <w:rPr>
          <w:vertAlign w:val="subscript"/>
        </w:rPr>
        <w:t>p</w:t>
      </w:r>
      <w:r w:rsidR="005D2170">
        <w:t>x</w:t>
      </w:r>
      <w:r w:rsidR="005D2170">
        <w:rPr>
          <w:vertAlign w:val="subscript"/>
        </w:rPr>
        <w:t>rp</w:t>
      </w:r>
      <w:proofErr w:type="spellEnd"/>
      <w:r>
        <w:t xml:space="preserve"> are sometimes used to guarantee 0 &lt; </w:t>
      </w:r>
      <w:r>
        <w:sym w:font="Symbol" w:char="F070"/>
      </w:r>
      <w:r w:rsidR="004F1E52">
        <w:rPr>
          <w:vertAlign w:val="subscript"/>
        </w:rPr>
        <w:t>r</w:t>
      </w:r>
      <w:r>
        <w:t xml:space="preserve"> &lt; 1, but </w:t>
      </w:r>
      <w:r w:rsidR="00FA0E48">
        <w:t xml:space="preserve">the one used with logistic regression </w:t>
      </w:r>
      <w:r>
        <w:t>is the most frequently used</w:t>
      </w:r>
      <w:r w:rsidR="005D2170">
        <w:t xml:space="preserve"> in practice</w:t>
      </w:r>
      <w:r>
        <w:t xml:space="preserve">. </w:t>
      </w:r>
      <w:r w:rsidR="005D2170">
        <w:t xml:space="preserve">The source of this </w:t>
      </w:r>
      <w:r w:rsidR="007020CE">
        <w:t xml:space="preserve">transformation </w:t>
      </w:r>
      <w:r w:rsidR="005D2170">
        <w:t>is the inverse of the logistic c</w:t>
      </w:r>
      <w:r w:rsidR="007020CE">
        <w:t xml:space="preserve">umulative distribution function. </w:t>
      </w:r>
    </w:p>
    <w:p w14:paraId="0309DBB2" w14:textId="77777777" w:rsidR="00780C95" w:rsidRDefault="00780C95" w:rsidP="00780C95">
      <w:pPr>
        <w:ind w:left="720"/>
      </w:pPr>
    </w:p>
    <w:p w14:paraId="2C3DE181" w14:textId="77777777" w:rsidR="00780C95" w:rsidRDefault="00780C95" w:rsidP="00780C95">
      <w:pPr>
        <w:ind w:left="720"/>
      </w:pPr>
      <w:r>
        <w:t xml:space="preserve">The logistic regression model can also be written as </w:t>
      </w:r>
    </w:p>
    <w:p w14:paraId="5D00E14A" w14:textId="77777777" w:rsidR="00780C95" w:rsidRDefault="00780C95" w:rsidP="00780C95">
      <w:pPr>
        <w:ind w:left="720"/>
      </w:pPr>
    </w:p>
    <w:p w14:paraId="05CFB30C" w14:textId="77777777" w:rsidR="00780C95" w:rsidRDefault="004F1E52" w:rsidP="00780C95">
      <w:pPr>
        <w:ind w:left="1440"/>
      </w:pPr>
      <w:r w:rsidRPr="001313ED">
        <w:rPr>
          <w:position w:val="-44"/>
        </w:rPr>
        <w:object w:dxaOrig="5720" w:dyaOrig="1080" w14:anchorId="3FFB780B">
          <v:shape id="_x0000_i1029" type="#_x0000_t75" style="width:285.7pt;height:53.7pt" o:ole="">
            <v:imagedata r:id="rId17" o:title=""/>
          </v:shape>
          <o:OLEObject Type="Embed" ProgID="Equation.DSMT4" ShapeID="_x0000_i1029" DrawAspect="Content" ObjectID="_1811685707" r:id="rId18"/>
        </w:object>
      </w:r>
    </w:p>
    <w:p w14:paraId="0C147AB3" w14:textId="77777777" w:rsidR="00780C95" w:rsidRDefault="00780C95" w:rsidP="00780C95">
      <w:pPr>
        <w:ind w:left="1440"/>
      </w:pPr>
    </w:p>
    <w:p w14:paraId="08B3E65E" w14:textId="77777777" w:rsidR="00780C95" w:rsidRDefault="00780C95" w:rsidP="00780C95">
      <w:pPr>
        <w:ind w:left="720"/>
      </w:pPr>
      <w:r>
        <w:t>through using some algebra.</w:t>
      </w:r>
      <w:r w:rsidR="005D2170">
        <w:t xml:space="preserve"> Most often, you will see log(</w:t>
      </w:r>
      <w:r w:rsidR="005D2170">
        <w:sym w:font="Symbol" w:char="F070"/>
      </w:r>
      <w:r w:rsidR="005D2170">
        <w:rPr>
          <w:vertAlign w:val="subscript"/>
        </w:rPr>
        <w:t>r</w:t>
      </w:r>
      <w:r w:rsidR="005D2170">
        <w:t>/(1-</w:t>
      </w:r>
      <w:r w:rsidR="005D2170">
        <w:sym w:font="Symbol" w:char="F070"/>
      </w:r>
      <w:r w:rsidR="005D2170">
        <w:rPr>
          <w:vertAlign w:val="subscript"/>
        </w:rPr>
        <w:t>r</w:t>
      </w:r>
      <w:r w:rsidR="005D2170">
        <w:t>)) written instead as logit(</w:t>
      </w:r>
      <w:r w:rsidR="005D2170">
        <w:sym w:font="Symbol" w:char="F070"/>
      </w:r>
      <w:r w:rsidR="005D2170">
        <w:rPr>
          <w:vertAlign w:val="subscript"/>
        </w:rPr>
        <w:t>r</w:t>
      </w:r>
      <w:r w:rsidR="005D2170">
        <w:t xml:space="preserve">). Thus, the “logit transformation” refers to the log of </w:t>
      </w:r>
      <w:r w:rsidR="005D2170">
        <w:sym w:font="Symbol" w:char="F070"/>
      </w:r>
      <w:r w:rsidR="005D2170">
        <w:rPr>
          <w:vertAlign w:val="subscript"/>
        </w:rPr>
        <w:t>r</w:t>
      </w:r>
      <w:r w:rsidR="005D2170">
        <w:t>/(1-</w:t>
      </w:r>
      <w:r w:rsidR="005D2170">
        <w:sym w:font="Symbol" w:char="F070"/>
      </w:r>
      <w:r w:rsidR="005D2170">
        <w:rPr>
          <w:vertAlign w:val="subscript"/>
        </w:rPr>
        <w:t>r</w:t>
      </w:r>
      <w:r w:rsidR="005D2170">
        <w:t>).</w:t>
      </w:r>
    </w:p>
    <w:p w14:paraId="7899669B" w14:textId="77777777" w:rsidR="00CC65B5" w:rsidRDefault="00CC65B5"/>
    <w:p w14:paraId="30024CEF" w14:textId="77777777" w:rsidR="00780C95" w:rsidRDefault="00780C95" w:rsidP="00780C95">
      <w:pPr>
        <w:ind w:left="720"/>
      </w:pPr>
      <w:r>
        <w:t xml:space="preserve">We can write the model without the </w:t>
      </w:r>
      <w:r w:rsidR="00CB13DB">
        <w:t>r</w:t>
      </w:r>
      <w:r>
        <w:t xml:space="preserve"> subscript when we want to state the model in general: </w:t>
      </w:r>
    </w:p>
    <w:p w14:paraId="634E33C8" w14:textId="77777777" w:rsidR="00780C95" w:rsidRDefault="00780C95" w:rsidP="00780C95"/>
    <w:p w14:paraId="4A255A05" w14:textId="77777777" w:rsidR="00780C95" w:rsidRDefault="00780C95" w:rsidP="00780C95">
      <w:pPr>
        <w:ind w:left="1080"/>
      </w:pPr>
      <w:r w:rsidRPr="00D50C97">
        <w:rPr>
          <w:position w:val="-36"/>
        </w:rPr>
        <w:object w:dxaOrig="3260" w:dyaOrig="1020" w14:anchorId="2D390554">
          <v:shape id="_x0000_i1030" type="#_x0000_t75" style="width:165.7pt;height:50.3pt" o:ole="">
            <v:imagedata r:id="rId19" o:title=""/>
          </v:shape>
          <o:OLEObject Type="Embed" ProgID="Equation.DSMT4" ShapeID="_x0000_i1030" DrawAspect="Content" ObjectID="_1811685708" r:id="rId20"/>
        </w:object>
      </w:r>
      <w:r>
        <w:t xml:space="preserve"> and </w:t>
      </w:r>
      <w:r w:rsidR="00CB13DB" w:rsidRPr="00CB13DB">
        <w:rPr>
          <w:position w:val="-14"/>
        </w:rPr>
        <w:object w:dxaOrig="4920" w:dyaOrig="499" w14:anchorId="7F8E3E5B">
          <v:shape id="_x0000_i1031" type="#_x0000_t75" style="width:246.85pt;height:25.15pt" o:ole="">
            <v:imagedata r:id="rId21" o:title=""/>
          </v:shape>
          <o:OLEObject Type="Embed" ProgID="Equation.DSMT4" ShapeID="_x0000_i1031" DrawAspect="Content" ObjectID="_1811685709" r:id="rId22"/>
        </w:object>
      </w:r>
    </w:p>
    <w:p w14:paraId="15FB4DE8" w14:textId="77777777" w:rsidR="00780C95" w:rsidRDefault="00780C95" w:rsidP="00780C95">
      <w:pPr>
        <w:ind w:left="1080"/>
      </w:pPr>
    </w:p>
    <w:p w14:paraId="64E879D2" w14:textId="77777777" w:rsidR="00410D98" w:rsidRDefault="00410D98" w:rsidP="00410D98">
      <w:pPr>
        <w:ind w:left="720"/>
      </w:pPr>
      <w:r w:rsidRPr="00410D98">
        <w:rPr>
          <w:u w:val="single"/>
        </w:rPr>
        <w:t>Questions</w:t>
      </w:r>
      <w:r>
        <w:t>:</w:t>
      </w:r>
    </w:p>
    <w:p w14:paraId="45966480" w14:textId="77777777" w:rsidR="00410D98" w:rsidRDefault="00410D98" w:rsidP="00410D98">
      <w:pPr>
        <w:pStyle w:val="ListParagraph"/>
        <w:numPr>
          <w:ilvl w:val="0"/>
          <w:numId w:val="31"/>
        </w:numPr>
      </w:pPr>
      <w:r>
        <w:lastRenderedPageBreak/>
        <w:t xml:space="preserve">Suppose </w:t>
      </w:r>
      <w:r>
        <w:sym w:font="Symbol" w:char="F062"/>
      </w:r>
      <w:r>
        <w:rPr>
          <w:vertAlign w:val="subscript"/>
        </w:rPr>
        <w:t>1</w:t>
      </w:r>
      <w:r>
        <w:t xml:space="preserve"> &gt; 0. What does this say about the relationship between x</w:t>
      </w:r>
      <w:r>
        <w:rPr>
          <w:vertAlign w:val="subscript"/>
        </w:rPr>
        <w:t>1</w:t>
      </w:r>
      <w:r>
        <w:t xml:space="preserve"> and </w:t>
      </w:r>
      <w:proofErr w:type="gramStart"/>
      <w:r w:rsidR="005F0B78">
        <w:t>the response</w:t>
      </w:r>
      <w:proofErr w:type="gramEnd"/>
      <w:r w:rsidR="005F0B78">
        <w:t xml:space="preserve"> Y</w:t>
      </w:r>
      <w:r>
        <w:t>?</w:t>
      </w:r>
    </w:p>
    <w:p w14:paraId="359A5BF7" w14:textId="77777777" w:rsidR="00410D98" w:rsidRDefault="00410D98" w:rsidP="00410D98">
      <w:pPr>
        <w:pStyle w:val="ListParagraph"/>
        <w:numPr>
          <w:ilvl w:val="0"/>
          <w:numId w:val="31"/>
        </w:numPr>
      </w:pPr>
      <w:r>
        <w:t xml:space="preserve">Suppose </w:t>
      </w:r>
      <w:r>
        <w:sym w:font="Symbol" w:char="F062"/>
      </w:r>
      <w:r>
        <w:rPr>
          <w:vertAlign w:val="subscript"/>
        </w:rPr>
        <w:t>1</w:t>
      </w:r>
      <w:r>
        <w:t xml:space="preserve"> &lt; 0. What does this say about the relationship between x</w:t>
      </w:r>
      <w:r>
        <w:rPr>
          <w:vertAlign w:val="subscript"/>
        </w:rPr>
        <w:t>1</w:t>
      </w:r>
      <w:r>
        <w:t xml:space="preserve"> and </w:t>
      </w:r>
      <w:proofErr w:type="gramStart"/>
      <w:r w:rsidR="005F0B78">
        <w:t>the response</w:t>
      </w:r>
      <w:proofErr w:type="gramEnd"/>
      <w:r w:rsidR="005F0B78">
        <w:t xml:space="preserve"> Y</w:t>
      </w:r>
      <w:r>
        <w:t>?</w:t>
      </w:r>
    </w:p>
    <w:p w14:paraId="7DC6E7EC" w14:textId="77777777" w:rsidR="00410D98" w:rsidRDefault="00410D98" w:rsidP="00410D98">
      <w:pPr>
        <w:pStyle w:val="ListParagraph"/>
        <w:ind w:left="1080"/>
      </w:pPr>
    </w:p>
    <w:p w14:paraId="52BC36BA" w14:textId="03AF0823" w:rsidR="00410D98" w:rsidRDefault="00410D98" w:rsidP="00410D98">
      <w:pPr>
        <w:pStyle w:val="ListParagraph"/>
      </w:pPr>
      <w:r>
        <w:t xml:space="preserve">One </w:t>
      </w:r>
      <w:r w:rsidR="00C431E2">
        <w:t>can</w:t>
      </w:r>
      <w:r>
        <w:t xml:space="preserve"> more succinctly quantify </w:t>
      </w:r>
      <w:r w:rsidR="00C431E2">
        <w:t xml:space="preserve">the </w:t>
      </w:r>
      <w:r>
        <w:t xml:space="preserve">relationship </w:t>
      </w:r>
      <w:r w:rsidR="00C431E2">
        <w:t>between the independent variable x</w:t>
      </w:r>
      <w:r w:rsidR="00C431E2">
        <w:rPr>
          <w:vertAlign w:val="subscript"/>
        </w:rPr>
        <w:t>1</w:t>
      </w:r>
      <w:r w:rsidR="00C431E2">
        <w:t xml:space="preserve"> and the Y response </w:t>
      </w:r>
      <w:r>
        <w:t xml:space="preserve">by </w:t>
      </w:r>
      <w:r w:rsidR="00C431E2">
        <w:t>using</w:t>
      </w:r>
      <w:r>
        <w:t xml:space="preserve"> “odds ratios”. This is discussed in </w:t>
      </w:r>
      <w:r w:rsidR="00111479">
        <w:t>the Categorical Data Analysis course</w:t>
      </w:r>
      <w:r>
        <w:t xml:space="preserve">. </w:t>
      </w:r>
    </w:p>
    <w:p w14:paraId="198C704A" w14:textId="77777777" w:rsidR="00410D98" w:rsidRDefault="00410D98" w:rsidP="00410D98">
      <w:pPr>
        <w:pStyle w:val="ListParagraph"/>
      </w:pPr>
    </w:p>
    <w:p w14:paraId="3BBC7DE1" w14:textId="77777777" w:rsidR="00410D98" w:rsidRDefault="00410D98" w:rsidP="00780C95">
      <w:pPr>
        <w:ind w:left="1080"/>
      </w:pPr>
    </w:p>
    <w:p w14:paraId="49360704" w14:textId="77777777" w:rsidR="000D2680" w:rsidRDefault="000D2680" w:rsidP="000D2680">
      <w:r>
        <w:rPr>
          <w:u w:val="single"/>
        </w:rPr>
        <w:t>Example</w:t>
      </w:r>
      <w:r>
        <w:t xml:space="preserve">: Plot of </w:t>
      </w:r>
      <w:r>
        <w:sym w:font="Symbol" w:char="F070"/>
      </w:r>
      <w:r>
        <w:t xml:space="preserve"> vs. x (</w:t>
      </w:r>
      <w:proofErr w:type="spellStart"/>
      <w:r>
        <w:t>PiPlot.R</w:t>
      </w:r>
      <w:proofErr w:type="spellEnd"/>
      <w:r>
        <w:t>)</w:t>
      </w:r>
    </w:p>
    <w:p w14:paraId="38B7FBF8" w14:textId="77777777" w:rsidR="000D2680" w:rsidRDefault="000D2680" w:rsidP="000D2680"/>
    <w:p w14:paraId="054A38EE" w14:textId="77777777" w:rsidR="000D2680" w:rsidRDefault="000D2680" w:rsidP="000D2680">
      <w:pPr>
        <w:ind w:left="720"/>
        <w:rPr>
          <w:noProof/>
        </w:rPr>
      </w:pPr>
      <w:r>
        <w:t xml:space="preserve">When there is only one </w:t>
      </w:r>
      <w:r w:rsidR="00FA0E48">
        <w:t>independent</w:t>
      </w:r>
      <w:r>
        <w:t xml:space="preserve"> variable, </w:t>
      </w:r>
      <w:r>
        <w:sym w:font="Symbol" w:char="F062"/>
      </w:r>
      <w:r>
        <w:rPr>
          <w:vertAlign w:val="subscript"/>
        </w:rPr>
        <w:t>0</w:t>
      </w:r>
      <w:r>
        <w:t xml:space="preserve"> = 1, and </w:t>
      </w:r>
      <w:r>
        <w:sym w:font="Symbol" w:char="F062"/>
      </w:r>
      <w:r>
        <w:rPr>
          <w:vertAlign w:val="subscript"/>
        </w:rPr>
        <w:t>1</w:t>
      </w:r>
      <w:r>
        <w:t xml:space="preserve"> = 0.5 (or -0.5), a plot of </w:t>
      </w:r>
      <w:r>
        <w:sym w:font="Symbol" w:char="F070"/>
      </w:r>
      <w:r>
        <w:t xml:space="preserve"> vs. x</w:t>
      </w:r>
      <w:r w:rsidR="00FA0E48">
        <w:rPr>
          <w:vertAlign w:val="subscript"/>
        </w:rPr>
        <w:t>1</w:t>
      </w:r>
      <w:r>
        <w:t xml:space="preserve"> looks like the following:</w:t>
      </w:r>
      <w:r w:rsidRPr="002C22CC">
        <w:rPr>
          <w:noProof/>
        </w:rPr>
        <w:t xml:space="preserve"> </w:t>
      </w:r>
    </w:p>
    <w:p w14:paraId="0B76C227" w14:textId="75FAC7AC" w:rsidR="000D2680" w:rsidRDefault="00AE6619" w:rsidP="00AE6619">
      <w:pPr>
        <w:ind w:left="720"/>
      </w:pPr>
      <w:bookmarkStart w:id="0" w:name="plotlogistic"/>
      <w:r w:rsidRPr="00AE6619">
        <w:rPr>
          <w:noProof/>
        </w:rPr>
        <w:drawing>
          <wp:inline distT="0" distB="0" distL="0" distR="0" wp14:anchorId="55D1BF7F" wp14:editId="7BC938BB">
            <wp:extent cx="5430422" cy="3895725"/>
            <wp:effectExtent l="0" t="0" r="0" b="0"/>
            <wp:docPr id="1090331262" name="Picture 1" descr="Logistic regression model with beta1 = 0.5 or beta1 =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1262" name="Picture 1" descr="Logistic regression model with beta1 = 0.5 or beta1 = -0.5"/>
                    <pic:cNvPicPr/>
                  </pic:nvPicPr>
                  <pic:blipFill rotWithShape="1">
                    <a:blip r:embed="rId23"/>
                    <a:srcRect t="3298"/>
                    <a:stretch/>
                  </pic:blipFill>
                  <pic:spPr bwMode="auto">
                    <a:xfrm>
                      <a:off x="0" y="0"/>
                      <a:ext cx="5430422" cy="3895725"/>
                    </a:xfrm>
                    <a:prstGeom prst="rect">
                      <a:avLst/>
                    </a:prstGeom>
                    <a:ln>
                      <a:noFill/>
                    </a:ln>
                    <a:extLst>
                      <a:ext uri="{53640926-AAD7-44D8-BBD7-CCE9431645EC}">
                        <a14:shadowObscured xmlns:a14="http://schemas.microsoft.com/office/drawing/2010/main"/>
                      </a:ext>
                    </a:extLst>
                  </pic:spPr>
                </pic:pic>
              </a:graphicData>
            </a:graphic>
          </wp:inline>
        </w:drawing>
      </w:r>
      <w:bookmarkEnd w:id="0"/>
    </w:p>
    <w:p w14:paraId="560F5EFB" w14:textId="77777777" w:rsidR="00AE6619" w:rsidRDefault="00AE6619" w:rsidP="00AE6619">
      <w:pPr>
        <w:ind w:left="720"/>
      </w:pPr>
      <w:r>
        <w:lastRenderedPageBreak/>
        <w:t>We can make the following generalizations:</w:t>
      </w:r>
    </w:p>
    <w:p w14:paraId="26BB9EE6" w14:textId="77777777" w:rsidR="00AE6619" w:rsidRDefault="00AE6619" w:rsidP="00AE6619">
      <w:pPr>
        <w:pStyle w:val="ListParagraph"/>
        <w:numPr>
          <w:ilvl w:val="0"/>
          <w:numId w:val="29"/>
        </w:numPr>
      </w:pPr>
      <w:r>
        <w:t xml:space="preserve">0 &lt; </w:t>
      </w:r>
      <w:r>
        <w:sym w:font="Symbol" w:char="F070"/>
      </w:r>
      <w:r>
        <w:t xml:space="preserve"> &lt; 1 </w:t>
      </w:r>
    </w:p>
    <w:p w14:paraId="06CB9D9F" w14:textId="77777777" w:rsidR="00AE6619" w:rsidRDefault="00AE6619" w:rsidP="00AE6619">
      <w:pPr>
        <w:pStyle w:val="ListParagraph"/>
        <w:numPr>
          <w:ilvl w:val="0"/>
          <w:numId w:val="29"/>
        </w:numPr>
      </w:pPr>
      <w:r>
        <w:t xml:space="preserve">When </w:t>
      </w:r>
      <w:r>
        <w:sym w:font="Symbol" w:char="F062"/>
      </w:r>
      <w:r>
        <w:rPr>
          <w:vertAlign w:val="subscript"/>
        </w:rPr>
        <w:t xml:space="preserve">1 </w:t>
      </w:r>
      <w:r>
        <w:t>&gt; 0, there is a positive relationship between x</w:t>
      </w:r>
      <w:r>
        <w:rPr>
          <w:vertAlign w:val="subscript"/>
        </w:rPr>
        <w:t>1</w:t>
      </w:r>
      <w:r>
        <w:t xml:space="preserve"> and </w:t>
      </w:r>
      <w:r>
        <w:sym w:font="Symbol" w:char="F070"/>
      </w:r>
      <w:r>
        <w:t xml:space="preserve">. </w:t>
      </w:r>
    </w:p>
    <w:p w14:paraId="4C6A9BDA" w14:textId="77777777" w:rsidR="00AE6619" w:rsidRDefault="00AE6619" w:rsidP="00AE6619">
      <w:pPr>
        <w:pStyle w:val="ListParagraph"/>
        <w:numPr>
          <w:ilvl w:val="0"/>
          <w:numId w:val="29"/>
        </w:numPr>
      </w:pPr>
      <w:r>
        <w:t xml:space="preserve">When </w:t>
      </w:r>
      <w:r>
        <w:sym w:font="Symbol" w:char="F062"/>
      </w:r>
      <w:r>
        <w:rPr>
          <w:vertAlign w:val="subscript"/>
        </w:rPr>
        <w:t xml:space="preserve">1 </w:t>
      </w:r>
      <w:r>
        <w:t>&lt; 0, there is a negative relationship between x</w:t>
      </w:r>
      <w:r>
        <w:rPr>
          <w:vertAlign w:val="subscript"/>
        </w:rPr>
        <w:t>1</w:t>
      </w:r>
      <w:r>
        <w:t xml:space="preserve"> and </w:t>
      </w:r>
      <w:r>
        <w:sym w:font="Symbol" w:char="F070"/>
      </w:r>
      <w:r>
        <w:t xml:space="preserve">. </w:t>
      </w:r>
    </w:p>
    <w:p w14:paraId="30E9D1CA" w14:textId="77777777" w:rsidR="00AE6619" w:rsidRPr="005E3E24" w:rsidRDefault="00AE6619" w:rsidP="00AE6619">
      <w:pPr>
        <w:pStyle w:val="ListParagraph"/>
        <w:numPr>
          <w:ilvl w:val="0"/>
          <w:numId w:val="29"/>
        </w:numPr>
      </w:pPr>
      <w:r>
        <w:t xml:space="preserve">The shape of the curve is somewhat </w:t>
      </w:r>
      <w:proofErr w:type="gramStart"/>
      <w:r>
        <w:t>similar to</w:t>
      </w:r>
      <w:proofErr w:type="gramEnd"/>
      <w:r>
        <w:t xml:space="preserve"> the letter s. This is referred to as a </w:t>
      </w:r>
      <w:r w:rsidRPr="005E3E24">
        <w:t>sigmoidal</w:t>
      </w:r>
      <w:r>
        <w:t xml:space="preserve"> shape. </w:t>
      </w:r>
    </w:p>
    <w:p w14:paraId="1521F2D3" w14:textId="77777777" w:rsidR="00AE6619" w:rsidRDefault="00AE6619" w:rsidP="00AE6619">
      <w:pPr>
        <w:pStyle w:val="ListParagraph"/>
        <w:numPr>
          <w:ilvl w:val="0"/>
          <w:numId w:val="29"/>
        </w:numPr>
      </w:pPr>
      <w:r>
        <w:t xml:space="preserve">The shape of the curve is </w:t>
      </w:r>
      <w:proofErr w:type="gramStart"/>
      <w:r>
        <w:t>exactly the same</w:t>
      </w:r>
      <w:proofErr w:type="gramEnd"/>
      <w:r>
        <w:t xml:space="preserve"> if it is rotated 180 degrees about </w:t>
      </w:r>
      <w:r>
        <w:sym w:font="Symbol" w:char="F070"/>
      </w:r>
      <w:r>
        <w:t xml:space="preserve"> = 0.5; thus, the shape is “rotationally symmetric”. </w:t>
      </w:r>
    </w:p>
    <w:p w14:paraId="526D4438" w14:textId="77777777" w:rsidR="00AE6619" w:rsidRDefault="00AE6619" w:rsidP="00AE6619">
      <w:pPr>
        <w:pStyle w:val="ListParagraph"/>
        <w:numPr>
          <w:ilvl w:val="0"/>
          <w:numId w:val="29"/>
        </w:numPr>
      </w:pPr>
      <w:r>
        <w:t>The slope of the curve is dependent on the value of x</w:t>
      </w:r>
      <w:r>
        <w:rPr>
          <w:vertAlign w:val="subscript"/>
        </w:rPr>
        <w:t>1</w:t>
      </w:r>
      <w:r>
        <w:t>. We can show this mathematically by taking the derivative with respect to x</w:t>
      </w:r>
      <w:r>
        <w:rPr>
          <w:vertAlign w:val="subscript"/>
        </w:rPr>
        <w:t>1</w:t>
      </w:r>
      <w:r>
        <w:t xml:space="preserve">: </w:t>
      </w:r>
      <w:r w:rsidRPr="007A0A41">
        <w:rPr>
          <w:position w:val="-40"/>
        </w:rPr>
        <w:object w:dxaOrig="2620" w:dyaOrig="1020" w14:anchorId="3EF19C8B">
          <v:shape id="_x0000_i1032" type="#_x0000_t75" style="width:131.45pt;height:50.3pt" o:ole="">
            <v:imagedata r:id="rId24" o:title=""/>
          </v:shape>
          <o:OLEObject Type="Embed" ProgID="Equation.DSMT4" ShapeID="_x0000_i1032" DrawAspect="Content" ObjectID="_1811685710" r:id="rId25"/>
        </w:object>
      </w:r>
    </w:p>
    <w:p w14:paraId="44DF01B1" w14:textId="77777777" w:rsidR="00AE6619" w:rsidRDefault="00AE6619" w:rsidP="00AE6619">
      <w:pPr>
        <w:ind w:left="576"/>
      </w:pPr>
    </w:p>
    <w:p w14:paraId="3A50CBFA" w14:textId="77777777" w:rsidR="00AE6619" w:rsidRDefault="00AE6619" w:rsidP="00AE6619">
      <w:pPr>
        <w:ind w:left="576"/>
      </w:pPr>
      <w:r>
        <w:t>R code:</w:t>
      </w:r>
    </w:p>
    <w:p w14:paraId="48AE0625" w14:textId="77777777" w:rsidR="00AE6619" w:rsidRPr="00005F03" w:rsidRDefault="00AE6619" w:rsidP="00AE6619">
      <w:pPr>
        <w:ind w:left="1152"/>
        <w:rPr>
          <w:rFonts w:ascii="Courier New" w:hAnsi="Courier New" w:cs="Courier New"/>
          <w:sz w:val="28"/>
          <w:szCs w:val="28"/>
        </w:rPr>
      </w:pPr>
    </w:p>
    <w:p w14:paraId="572E887D" w14:textId="77777777" w:rsidR="00AE6619" w:rsidRPr="002C22CC" w:rsidRDefault="00AE6619" w:rsidP="00AE6619">
      <w:pPr>
        <w:pStyle w:val="R-14"/>
      </w:pPr>
      <w:r w:rsidRPr="002C22CC">
        <w:t xml:space="preserve">&gt; </w:t>
      </w:r>
      <w:proofErr w:type="gramStart"/>
      <w:r w:rsidRPr="002C22CC">
        <w:t>par(</w:t>
      </w:r>
      <w:proofErr w:type="spellStart"/>
      <w:proofErr w:type="gramEnd"/>
      <w:r w:rsidRPr="002C22CC">
        <w:t>mfrow</w:t>
      </w:r>
      <w:proofErr w:type="spellEnd"/>
      <w:r w:rsidRPr="002C22CC">
        <w:t xml:space="preserve"> = </w:t>
      </w:r>
      <w:proofErr w:type="gramStart"/>
      <w:r w:rsidRPr="002C22CC">
        <w:t>c(</w:t>
      </w:r>
      <w:proofErr w:type="gramEnd"/>
      <w:r w:rsidRPr="002C22CC">
        <w:t>1,2))</w:t>
      </w:r>
    </w:p>
    <w:p w14:paraId="2F371574" w14:textId="77777777" w:rsidR="00AE6619" w:rsidRPr="002C22CC" w:rsidRDefault="00AE6619" w:rsidP="00AE6619">
      <w:pPr>
        <w:pStyle w:val="R-14"/>
      </w:pPr>
    </w:p>
    <w:p w14:paraId="6F3EC826" w14:textId="103BE9AA" w:rsidR="00AE6619" w:rsidRPr="002C22CC" w:rsidRDefault="00AE6619" w:rsidP="00AE6619">
      <w:pPr>
        <w:pStyle w:val="R-14"/>
      </w:pPr>
      <w:r w:rsidRPr="002C22CC">
        <w:t xml:space="preserve">&gt; </w:t>
      </w:r>
      <w:r w:rsidRPr="00A70915">
        <w:t>beta0</w:t>
      </w:r>
      <w:r>
        <w:t xml:space="preserve"> </w:t>
      </w:r>
      <w:del w:id="1" w:author="Author">
        <w:r w:rsidDel="0051768D">
          <w:delText xml:space="preserve"> </w:delText>
        </w:r>
      </w:del>
      <w:r>
        <w:t xml:space="preserve">&lt;- </w:t>
      </w:r>
      <w:del w:id="2" w:author="Author">
        <w:r w:rsidDel="0051768D">
          <w:delText xml:space="preserve"> </w:delText>
        </w:r>
      </w:del>
      <w:r w:rsidRPr="002C22CC">
        <w:t>1</w:t>
      </w:r>
    </w:p>
    <w:p w14:paraId="56913ECF" w14:textId="79A2C77F" w:rsidR="00AE6619" w:rsidRPr="002C22CC" w:rsidRDefault="00AE6619" w:rsidP="00AE6619">
      <w:pPr>
        <w:pStyle w:val="R-14"/>
      </w:pPr>
      <w:r w:rsidRPr="002C22CC">
        <w:t>&gt; beta1</w:t>
      </w:r>
      <w:r>
        <w:t xml:space="preserve"> </w:t>
      </w:r>
      <w:del w:id="3" w:author="Author">
        <w:r w:rsidDel="0051768D">
          <w:delText xml:space="preserve"> </w:delText>
        </w:r>
      </w:del>
      <w:r>
        <w:t xml:space="preserve">&lt;- </w:t>
      </w:r>
      <w:del w:id="4" w:author="Author">
        <w:r w:rsidDel="0051768D">
          <w:delText xml:space="preserve"> </w:delText>
        </w:r>
      </w:del>
      <w:r w:rsidRPr="002C22CC">
        <w:t>0.5</w:t>
      </w:r>
    </w:p>
    <w:p w14:paraId="1D235F59" w14:textId="77777777" w:rsidR="00AE6619" w:rsidRDefault="00AE6619" w:rsidP="00AE6619">
      <w:pPr>
        <w:pStyle w:val="R-14"/>
      </w:pPr>
      <w:r w:rsidRPr="002C22CC">
        <w:t xml:space="preserve">&gt; </w:t>
      </w:r>
      <w:proofErr w:type="gramStart"/>
      <w:r>
        <w:t>curve(</w:t>
      </w:r>
      <w:proofErr w:type="gramEnd"/>
      <w:r>
        <w:t xml:space="preserve">expr = exp(beta0+beta1*x)/(1+exp(beta0+beta1*x)), </w:t>
      </w:r>
    </w:p>
    <w:p w14:paraId="710D8C21" w14:textId="77777777" w:rsidR="00AE6619" w:rsidRPr="002C22CC" w:rsidRDefault="00AE6619" w:rsidP="00AE6619">
      <w:pPr>
        <w:pStyle w:val="R-14"/>
      </w:pPr>
      <w:r>
        <w:t xml:space="preserve">    </w:t>
      </w:r>
      <w:proofErr w:type="spellStart"/>
      <w:r>
        <w:t>xlim</w:t>
      </w:r>
      <w:proofErr w:type="spellEnd"/>
      <w:r>
        <w:t xml:space="preserve"> = </w:t>
      </w:r>
      <w:proofErr w:type="gramStart"/>
      <w:r>
        <w:t>c(</w:t>
      </w:r>
      <w:proofErr w:type="gramEnd"/>
      <w:r>
        <w:t xml:space="preserve">-15, 15), col = "black", main = </w:t>
      </w:r>
      <w:r w:rsidRPr="002215FD">
        <w:t>expression(</w:t>
      </w:r>
      <w:proofErr w:type="gramStart"/>
      <w:r w:rsidRPr="002215FD">
        <w:t>beta[</w:t>
      </w:r>
      <w:proofErr w:type="gramEnd"/>
      <w:r w:rsidRPr="002215FD">
        <w:t>1] == 0.5)</w:t>
      </w:r>
      <w:r>
        <w:t xml:space="preserve">, </w:t>
      </w:r>
      <w:proofErr w:type="spellStart"/>
      <w:r>
        <w:t>xlab</w:t>
      </w:r>
      <w:proofErr w:type="spellEnd"/>
      <w:r>
        <w:t xml:space="preserve"> = expression(</w:t>
      </w:r>
      <w:proofErr w:type="gramStart"/>
      <w:r>
        <w:t>x[</w:t>
      </w:r>
      <w:proofErr w:type="gramEnd"/>
      <w:r>
        <w:t xml:space="preserve">1]), </w:t>
      </w:r>
      <w:proofErr w:type="spellStart"/>
      <w:r>
        <w:t>ylab</w:t>
      </w:r>
      <w:proofErr w:type="spellEnd"/>
      <w:r>
        <w:t xml:space="preserve"> = expression(pi))</w:t>
      </w:r>
    </w:p>
    <w:p w14:paraId="2FC5D409" w14:textId="77777777" w:rsidR="00AE6619" w:rsidRPr="002C22CC" w:rsidRDefault="00AE6619" w:rsidP="00AE6619">
      <w:pPr>
        <w:pStyle w:val="R-14"/>
      </w:pPr>
      <w:r w:rsidRPr="002C22CC">
        <w:t xml:space="preserve"> </w:t>
      </w:r>
    </w:p>
    <w:p w14:paraId="53643576" w14:textId="4C3CE37E" w:rsidR="00AE6619" w:rsidRPr="002C22CC" w:rsidRDefault="00AE6619" w:rsidP="00AE6619">
      <w:pPr>
        <w:pStyle w:val="R-14"/>
      </w:pPr>
      <w:r w:rsidRPr="002C22CC">
        <w:t>&gt; beta0</w:t>
      </w:r>
      <w:r>
        <w:t xml:space="preserve"> </w:t>
      </w:r>
      <w:del w:id="5" w:author="Author">
        <w:r w:rsidDel="0051768D">
          <w:delText xml:space="preserve"> </w:delText>
        </w:r>
      </w:del>
      <w:r>
        <w:t xml:space="preserve">&lt;- </w:t>
      </w:r>
      <w:del w:id="6" w:author="Author">
        <w:r w:rsidDel="0051768D">
          <w:delText xml:space="preserve"> </w:delText>
        </w:r>
      </w:del>
      <w:r w:rsidRPr="002C22CC">
        <w:t>1</w:t>
      </w:r>
    </w:p>
    <w:p w14:paraId="4663C1B0" w14:textId="6F90739D" w:rsidR="00AE6619" w:rsidRPr="002C22CC" w:rsidRDefault="00AE6619" w:rsidP="00AE6619">
      <w:pPr>
        <w:pStyle w:val="R-14"/>
      </w:pPr>
      <w:r w:rsidRPr="002C22CC">
        <w:t>&gt; beta1</w:t>
      </w:r>
      <w:r>
        <w:t xml:space="preserve"> </w:t>
      </w:r>
      <w:del w:id="7" w:author="Author">
        <w:r w:rsidDel="0051768D">
          <w:delText xml:space="preserve"> </w:delText>
        </w:r>
      </w:del>
      <w:r>
        <w:t xml:space="preserve">&lt;- </w:t>
      </w:r>
      <w:del w:id="8" w:author="Author">
        <w:r w:rsidDel="0051768D">
          <w:delText xml:space="preserve"> </w:delText>
        </w:r>
      </w:del>
      <w:r w:rsidRPr="002C22CC">
        <w:t>-0.5</w:t>
      </w:r>
    </w:p>
    <w:p w14:paraId="7C0A6443" w14:textId="77777777" w:rsidR="00AE6619" w:rsidRDefault="00AE6619" w:rsidP="00AE6619">
      <w:pPr>
        <w:pStyle w:val="R-14"/>
      </w:pPr>
      <w:r w:rsidRPr="002C22CC">
        <w:t xml:space="preserve">&gt; </w:t>
      </w:r>
      <w:proofErr w:type="gramStart"/>
      <w:r>
        <w:t>curve(</w:t>
      </w:r>
      <w:proofErr w:type="gramEnd"/>
      <w:r>
        <w:t xml:space="preserve">expr = exp(beta0+beta1*x)/(1+exp(beta0+beta1*x)), </w:t>
      </w:r>
    </w:p>
    <w:p w14:paraId="35B54AB0" w14:textId="77777777" w:rsidR="00AE6619" w:rsidRPr="002C22CC" w:rsidRDefault="00AE6619" w:rsidP="00AE6619">
      <w:pPr>
        <w:pStyle w:val="R-14"/>
      </w:pPr>
      <w:r>
        <w:t xml:space="preserve">    </w:t>
      </w:r>
      <w:proofErr w:type="spellStart"/>
      <w:r>
        <w:t>xlim</w:t>
      </w:r>
      <w:proofErr w:type="spellEnd"/>
      <w:r>
        <w:t xml:space="preserve"> = </w:t>
      </w:r>
      <w:proofErr w:type="gramStart"/>
      <w:r>
        <w:t>c(</w:t>
      </w:r>
      <w:proofErr w:type="gramEnd"/>
      <w:r>
        <w:t xml:space="preserve">-15, 15), col = "black", main = </w:t>
      </w:r>
      <w:r w:rsidRPr="002215FD">
        <w:t>expression(</w:t>
      </w:r>
      <w:proofErr w:type="gramStart"/>
      <w:r w:rsidRPr="002215FD">
        <w:t>beta[</w:t>
      </w:r>
      <w:proofErr w:type="gramEnd"/>
      <w:r w:rsidRPr="002215FD">
        <w:t xml:space="preserve">1] == </w:t>
      </w:r>
      <w:r>
        <w:t>-</w:t>
      </w:r>
      <w:r w:rsidRPr="002215FD">
        <w:t>0.5)</w:t>
      </w:r>
      <w:r>
        <w:t xml:space="preserve">, </w:t>
      </w:r>
      <w:proofErr w:type="spellStart"/>
      <w:r>
        <w:t>xlab</w:t>
      </w:r>
      <w:proofErr w:type="spellEnd"/>
      <w:r>
        <w:t xml:space="preserve"> = expression(</w:t>
      </w:r>
      <w:proofErr w:type="gramStart"/>
      <w:r>
        <w:t>x[</w:t>
      </w:r>
      <w:proofErr w:type="gramEnd"/>
      <w:r>
        <w:t xml:space="preserve">1]), </w:t>
      </w:r>
      <w:proofErr w:type="spellStart"/>
      <w:r>
        <w:t>ylab</w:t>
      </w:r>
      <w:proofErr w:type="spellEnd"/>
      <w:r>
        <w:t xml:space="preserve"> = expression(pi))</w:t>
      </w:r>
    </w:p>
    <w:p w14:paraId="01313F01" w14:textId="37DD8A36" w:rsidR="000D2680" w:rsidRPr="002C22CC" w:rsidRDefault="000D2680" w:rsidP="000D2680">
      <w:pPr>
        <w:pStyle w:val="R-14"/>
      </w:pPr>
    </w:p>
    <w:p w14:paraId="46753131" w14:textId="77777777" w:rsidR="00AE6619" w:rsidRDefault="00AE6619" w:rsidP="00AE6619">
      <w:pPr>
        <w:ind w:left="720"/>
      </w:pPr>
      <w:r w:rsidRPr="007A0A41">
        <w:rPr>
          <w:u w:val="single"/>
        </w:rPr>
        <w:lastRenderedPageBreak/>
        <w:t>Questions</w:t>
      </w:r>
      <w:r>
        <w:t xml:space="preserve">: </w:t>
      </w:r>
    </w:p>
    <w:p w14:paraId="18ECECF6" w14:textId="77777777" w:rsidR="00AE6619" w:rsidRDefault="00AE6619" w:rsidP="00AE6619">
      <w:pPr>
        <w:pStyle w:val="ListParagraph"/>
        <w:numPr>
          <w:ilvl w:val="0"/>
          <w:numId w:val="30"/>
        </w:numPr>
      </w:pPr>
      <w:r>
        <w:t xml:space="preserve">What happens to the </w:t>
      </w:r>
      <w:r>
        <w:sym w:font="Symbol" w:char="F062"/>
      </w:r>
      <w:r>
        <w:rPr>
          <w:vertAlign w:val="subscript"/>
        </w:rPr>
        <w:t>1</w:t>
      </w:r>
      <w:r>
        <w:t xml:space="preserve"> = 0.5 plot when </w:t>
      </w:r>
      <w:r>
        <w:sym w:font="Symbol" w:char="F062"/>
      </w:r>
      <w:r>
        <w:rPr>
          <w:vertAlign w:val="subscript"/>
        </w:rPr>
        <w:t>1</w:t>
      </w:r>
      <w:r>
        <w:t xml:space="preserve"> is increased?</w:t>
      </w:r>
    </w:p>
    <w:p w14:paraId="544B49C5" w14:textId="77777777" w:rsidR="00AE6619" w:rsidRDefault="00AE6619" w:rsidP="00AE6619">
      <w:pPr>
        <w:pStyle w:val="ListParagraph"/>
        <w:numPr>
          <w:ilvl w:val="0"/>
          <w:numId w:val="30"/>
        </w:numPr>
      </w:pPr>
      <w:r>
        <w:t xml:space="preserve">What happens to the </w:t>
      </w:r>
      <w:r>
        <w:sym w:font="Symbol" w:char="F062"/>
      </w:r>
      <w:r>
        <w:rPr>
          <w:vertAlign w:val="subscript"/>
        </w:rPr>
        <w:t>1</w:t>
      </w:r>
      <w:r>
        <w:t xml:space="preserve"> = 0.5 plot when </w:t>
      </w:r>
      <w:r>
        <w:sym w:font="Symbol" w:char="F062"/>
      </w:r>
      <w:r>
        <w:rPr>
          <w:vertAlign w:val="subscript"/>
        </w:rPr>
        <w:t>1</w:t>
      </w:r>
      <w:r>
        <w:t xml:space="preserve"> is decreased to be close to 0?</w:t>
      </w:r>
    </w:p>
    <w:p w14:paraId="6759F171" w14:textId="77777777" w:rsidR="00AE6619" w:rsidRDefault="00AE6619" w:rsidP="00AE6619">
      <w:pPr>
        <w:pStyle w:val="ListParagraph"/>
        <w:numPr>
          <w:ilvl w:val="0"/>
          <w:numId w:val="30"/>
        </w:numPr>
      </w:pPr>
      <w:r>
        <w:t xml:space="preserve">Suppose a plot of </w:t>
      </w:r>
      <w:proofErr w:type="gramStart"/>
      <w:r>
        <w:t>logit(</w:t>
      </w:r>
      <w:proofErr w:type="gramEnd"/>
      <w:r>
        <w:sym w:font="Symbol" w:char="F070"/>
      </w:r>
      <w:r>
        <w:t>) vs. x</w:t>
      </w:r>
      <w:r>
        <w:rPr>
          <w:vertAlign w:val="subscript"/>
        </w:rPr>
        <w:t>1</w:t>
      </w:r>
      <w:r>
        <w:t xml:space="preserve"> was made. What would the plot look like?  </w:t>
      </w:r>
    </w:p>
    <w:p w14:paraId="70883288" w14:textId="77777777" w:rsidR="00AE6619" w:rsidRDefault="00AE6619" w:rsidP="000D2680">
      <w:pPr>
        <w:ind w:left="720"/>
        <w:rPr>
          <w:u w:val="single"/>
        </w:rPr>
      </w:pPr>
    </w:p>
    <w:p w14:paraId="3451349F" w14:textId="77777777" w:rsidR="00410D98" w:rsidRDefault="00410D98" w:rsidP="004D2E49">
      <w:pPr>
        <w:ind w:left="720"/>
      </w:pPr>
    </w:p>
    <w:p w14:paraId="2A5C8A42" w14:textId="77777777" w:rsidR="004D2E49" w:rsidRDefault="004D2E49" w:rsidP="004D2E49">
      <w:pPr>
        <w:ind w:left="720"/>
      </w:pPr>
      <w:r>
        <w:t xml:space="preserve">Maximum likelihood estimation is used to estimate the parameters of the model. </w:t>
      </w:r>
      <w:r w:rsidR="00410D98">
        <w:t>T</w:t>
      </w:r>
      <w:r>
        <w:t xml:space="preserve">he likelihood function is </w:t>
      </w:r>
    </w:p>
    <w:p w14:paraId="3B30DF4B" w14:textId="77777777" w:rsidR="004D2E49" w:rsidRDefault="004D2E49" w:rsidP="004D2E49">
      <w:pPr>
        <w:ind w:left="720"/>
      </w:pPr>
    </w:p>
    <w:p w14:paraId="5CF30780" w14:textId="7E0B9C59" w:rsidR="004D2E49" w:rsidRDefault="00B207EA" w:rsidP="004D2E49">
      <w:pPr>
        <w:ind w:left="1440"/>
      </w:pPr>
      <w:r w:rsidRPr="001313ED">
        <w:rPr>
          <w:position w:val="-136"/>
        </w:rPr>
        <w:object w:dxaOrig="8400" w:dyaOrig="2520" w14:anchorId="340E7403">
          <v:shape id="_x0000_i1033" type="#_x0000_t75" style="width:420.55pt;height:123.45pt" o:ole="">
            <v:imagedata r:id="rId26" o:title=""/>
          </v:shape>
          <o:OLEObject Type="Embed" ProgID="Equation.DSMT4" ShapeID="_x0000_i1033" DrawAspect="Content" ObjectID="_1811685711" r:id="rId27"/>
        </w:object>
      </w:r>
      <w:r w:rsidR="004D2E49">
        <w:t xml:space="preserve"> </w:t>
      </w:r>
    </w:p>
    <w:p w14:paraId="7273AFBC" w14:textId="77777777" w:rsidR="004D2E49" w:rsidRDefault="004D2E49" w:rsidP="004D2E49">
      <w:pPr>
        <w:ind w:left="720"/>
      </w:pPr>
    </w:p>
    <w:p w14:paraId="5B29B143" w14:textId="77777777" w:rsidR="004D2E49" w:rsidRDefault="00410D98" w:rsidP="004D2E49">
      <w:pPr>
        <w:ind w:left="720"/>
      </w:pPr>
      <w:proofErr w:type="gramStart"/>
      <w:r>
        <w:t>where</w:t>
      </w:r>
      <w:proofErr w:type="gramEnd"/>
      <w:r w:rsidR="004D2E49">
        <w:t xml:space="preserve"> </w:t>
      </w:r>
    </w:p>
    <w:p w14:paraId="69823BD1" w14:textId="77777777" w:rsidR="004D2E49" w:rsidRDefault="004D2E49" w:rsidP="004D2E49">
      <w:pPr>
        <w:ind w:left="720"/>
      </w:pPr>
    </w:p>
    <w:p w14:paraId="443DB105" w14:textId="77777777" w:rsidR="004D2E49" w:rsidRDefault="004F1E52" w:rsidP="004D2E49">
      <w:pPr>
        <w:ind w:left="1440"/>
      </w:pPr>
      <w:r w:rsidRPr="001313ED">
        <w:rPr>
          <w:position w:val="-36"/>
        </w:rPr>
        <w:object w:dxaOrig="3519" w:dyaOrig="1020" w14:anchorId="29857666">
          <v:shape id="_x0000_i1034" type="#_x0000_t75" style="width:178.3pt;height:50.3pt" o:ole="">
            <v:imagedata r:id="rId28" o:title=""/>
          </v:shape>
          <o:OLEObject Type="Embed" ProgID="Equation.DSMT4" ShapeID="_x0000_i1034" DrawAspect="Content" ObjectID="_1811685712" r:id="rId29"/>
        </w:object>
      </w:r>
    </w:p>
    <w:p w14:paraId="0DBCDC78" w14:textId="77777777" w:rsidR="004D2E49" w:rsidRDefault="004D2E49" w:rsidP="004D2E49">
      <w:pPr>
        <w:ind w:left="720"/>
      </w:pPr>
    </w:p>
    <w:p w14:paraId="21629E4B" w14:textId="7A64F80E" w:rsidR="004D2E49" w:rsidRDefault="004D2E49" w:rsidP="004D2E49">
      <w:pPr>
        <w:ind w:left="720"/>
      </w:pPr>
      <w:r>
        <w:t xml:space="preserve">in the above expression. Thus, we can write </w:t>
      </w:r>
      <w:r w:rsidR="00B207EA" w:rsidRPr="00FC03A5">
        <w:rPr>
          <w:position w:val="-14"/>
        </w:rPr>
        <w:object w:dxaOrig="3519" w:dyaOrig="499" w14:anchorId="001C02B2">
          <v:shape id="_x0000_i1035" type="#_x0000_t75" style="width:178.3pt;height:25.15pt" o:ole="">
            <v:imagedata r:id="rId30" o:title=""/>
          </v:shape>
          <o:OLEObject Type="Embed" ProgID="Equation.DSMT4" ShapeID="_x0000_i1035" DrawAspect="Content" ObjectID="_1811685713" r:id="rId31"/>
        </w:object>
      </w:r>
      <w:r w:rsidRPr="00FC03A5">
        <w:t xml:space="preserve"> now </w:t>
      </w:r>
      <w:r>
        <w:t xml:space="preserve">as </w:t>
      </w:r>
      <w:r w:rsidR="00B207EA" w:rsidRPr="00FC03A5">
        <w:rPr>
          <w:position w:val="-14"/>
        </w:rPr>
        <w:object w:dxaOrig="3500" w:dyaOrig="499" w14:anchorId="4DA01FC2">
          <v:shape id="_x0000_i1036" type="#_x0000_t75" style="width:174.85pt;height:25.15pt" o:ole="">
            <v:imagedata r:id="rId32" o:title=""/>
          </v:shape>
          <o:OLEObject Type="Embed" ProgID="Equation.DSMT4" ShapeID="_x0000_i1036" DrawAspect="Content" ObjectID="_1811685714" r:id="rId33"/>
        </w:object>
      </w:r>
      <w:r>
        <w:t xml:space="preserve">. </w:t>
      </w:r>
      <w:r w:rsidR="00410D98">
        <w:t>W</w:t>
      </w:r>
      <w:r>
        <w:t>e can find the log likelihood function</w:t>
      </w:r>
      <w:r w:rsidR="00410D98">
        <w:t xml:space="preserve"> as</w:t>
      </w:r>
      <w:r>
        <w:t xml:space="preserve">: </w:t>
      </w:r>
    </w:p>
    <w:p w14:paraId="5F5F6DA6" w14:textId="77777777" w:rsidR="004D2E49" w:rsidRDefault="004D2E49" w:rsidP="004D2E49">
      <w:pPr>
        <w:ind w:left="720"/>
      </w:pPr>
    </w:p>
    <w:p w14:paraId="6AFE614E" w14:textId="5A80F700" w:rsidR="004D2E49" w:rsidRDefault="00B207EA" w:rsidP="004D2E49">
      <w:pPr>
        <w:ind w:left="1440"/>
      </w:pPr>
      <w:r w:rsidRPr="004F1E52">
        <w:rPr>
          <w:position w:val="-146"/>
        </w:rPr>
        <w:object w:dxaOrig="8800" w:dyaOrig="3080" w14:anchorId="12EF3F0E">
          <v:shape id="_x0000_i1037" type="#_x0000_t75" style="width:440pt;height:155.45pt" o:ole="">
            <v:imagedata r:id="rId34" o:title=""/>
          </v:shape>
          <o:OLEObject Type="Embed" ProgID="Equation.DSMT4" ShapeID="_x0000_i1037" DrawAspect="Content" ObjectID="_1811685715" r:id="rId35"/>
        </w:object>
      </w:r>
    </w:p>
    <w:p w14:paraId="3BE7CBAC" w14:textId="77777777" w:rsidR="004D2E49" w:rsidRDefault="004D2E49" w:rsidP="004D2E49">
      <w:pPr>
        <w:ind w:left="720"/>
      </w:pPr>
    </w:p>
    <w:p w14:paraId="467D5356" w14:textId="77777777" w:rsidR="004D2E49" w:rsidRDefault="004D2E49" w:rsidP="004D2E49">
      <w:pPr>
        <w:ind w:left="720"/>
      </w:pPr>
      <w:r>
        <w:t xml:space="preserve">Taking derivatives with respect to </w:t>
      </w:r>
      <w:r>
        <w:sym w:font="Symbol" w:char="F062"/>
      </w:r>
      <w:r>
        <w:rPr>
          <w:vertAlign w:val="subscript"/>
        </w:rPr>
        <w:t>0</w:t>
      </w:r>
      <w:r>
        <w:t xml:space="preserve">, …, </w:t>
      </w:r>
      <w:r>
        <w:sym w:font="Symbol" w:char="F062"/>
      </w:r>
      <w:r>
        <w:rPr>
          <w:vertAlign w:val="subscript"/>
        </w:rPr>
        <w:t>p</w:t>
      </w:r>
      <w:r>
        <w:t>, setting them equal to 0, and then solving for the parameters lead</w:t>
      </w:r>
      <w:r w:rsidR="00EC0EC7">
        <w:t>s</w:t>
      </w:r>
      <w:r>
        <w:t xml:space="preserve"> to the </w:t>
      </w:r>
      <w:r w:rsidR="0073631A">
        <w:t>maximum likelihood estimates (</w:t>
      </w:r>
      <w:r>
        <w:t>MLEs</w:t>
      </w:r>
      <w:r w:rsidR="0073631A">
        <w:t>)</w:t>
      </w:r>
      <w:r>
        <w:t xml:space="preserve">. These parameter estimates are denoted by </w:t>
      </w:r>
      <w:r w:rsidRPr="00291B26">
        <w:rPr>
          <w:position w:val="-14"/>
        </w:rPr>
        <w:object w:dxaOrig="499" w:dyaOrig="580" w14:anchorId="7F52BB52">
          <v:shape id="_x0000_i1038" type="#_x0000_t75" style="width:25.15pt;height:27.45pt" o:ole="">
            <v:imagedata r:id="rId36" o:title=""/>
          </v:shape>
          <o:OLEObject Type="Embed" ProgID="Equation.DSMT4" ShapeID="_x0000_i1038" DrawAspect="Content" ObjectID="_1811685716" r:id="rId37"/>
        </w:object>
      </w:r>
      <w:r>
        <w:t xml:space="preserve"> …, </w:t>
      </w:r>
      <w:r w:rsidRPr="00291B26">
        <w:rPr>
          <w:position w:val="-14"/>
        </w:rPr>
        <w:object w:dxaOrig="380" w:dyaOrig="580" w14:anchorId="23E944AF">
          <v:shape id="_x0000_i1039" type="#_x0000_t75" style="width:18.3pt;height:27.45pt" o:ole="">
            <v:imagedata r:id="rId38" o:title=""/>
          </v:shape>
          <o:OLEObject Type="Embed" ProgID="Equation.DSMT4" ShapeID="_x0000_i1039" DrawAspect="Content" ObjectID="_1811685717" r:id="rId39"/>
        </w:object>
      </w:r>
      <w:r>
        <w:t xml:space="preserve">. Corresponding estimates of </w:t>
      </w:r>
      <w:r>
        <w:sym w:font="Symbol" w:char="F070"/>
      </w:r>
      <w:r>
        <w:t xml:space="preserve"> are </w:t>
      </w:r>
    </w:p>
    <w:p w14:paraId="50F2D984" w14:textId="77777777" w:rsidR="004D2E49" w:rsidRDefault="004D2E49" w:rsidP="004D2E49">
      <w:pPr>
        <w:ind w:left="720"/>
      </w:pPr>
    </w:p>
    <w:p w14:paraId="0F8F7D8A" w14:textId="77777777" w:rsidR="004D2E49" w:rsidRDefault="004D2E49" w:rsidP="004D2E49">
      <w:pPr>
        <w:ind w:left="1440"/>
      </w:pPr>
      <w:r w:rsidRPr="00291B26">
        <w:rPr>
          <w:position w:val="-42"/>
        </w:rPr>
        <w:object w:dxaOrig="3379" w:dyaOrig="1120" w14:anchorId="46FCA5D8">
          <v:shape id="_x0000_i1040" type="#_x0000_t75" style="width:169.15pt;height:56pt" o:ole="">
            <v:imagedata r:id="rId40" o:title=""/>
          </v:shape>
          <o:OLEObject Type="Embed" ProgID="Equation.DSMT4" ShapeID="_x0000_i1040" DrawAspect="Content" ObjectID="_1811685718" r:id="rId41"/>
        </w:object>
      </w:r>
    </w:p>
    <w:p w14:paraId="0ECFCFC8" w14:textId="77777777" w:rsidR="004D2E49" w:rsidRDefault="004D2E49" w:rsidP="004D2E49">
      <w:pPr>
        <w:ind w:left="720"/>
      </w:pPr>
    </w:p>
    <w:p w14:paraId="5562EB6B" w14:textId="77777777" w:rsidR="004D2E49" w:rsidRDefault="004D2E49" w:rsidP="004D2E49">
      <w:pPr>
        <w:ind w:left="720"/>
      </w:pPr>
      <w:r>
        <w:t xml:space="preserve">Unfortunately, there are no closed form expressions that can be written out for </w:t>
      </w:r>
      <w:r w:rsidRPr="00291B26">
        <w:rPr>
          <w:position w:val="-14"/>
        </w:rPr>
        <w:object w:dxaOrig="499" w:dyaOrig="580" w14:anchorId="6573391E">
          <v:shape id="_x0000_i1041" type="#_x0000_t75" style="width:25.15pt;height:27.45pt" o:ole="">
            <v:imagedata r:id="rId36" o:title=""/>
          </v:shape>
          <o:OLEObject Type="Embed" ProgID="Equation.DSMT4" ShapeID="_x0000_i1041" DrawAspect="Content" ObjectID="_1811685719" r:id="rId42"/>
        </w:object>
      </w:r>
      <w:r>
        <w:t xml:space="preserve"> …, </w:t>
      </w:r>
      <w:r w:rsidRPr="00291B26">
        <w:rPr>
          <w:position w:val="-14"/>
        </w:rPr>
        <w:object w:dxaOrig="380" w:dyaOrig="580" w14:anchorId="10631216">
          <v:shape id="_x0000_i1042" type="#_x0000_t75" style="width:18.3pt;height:27.45pt" o:ole="">
            <v:imagedata r:id="rId38" o:title=""/>
          </v:shape>
          <o:OLEObject Type="Embed" ProgID="Equation.DSMT4" ShapeID="_x0000_i1042" DrawAspect="Content" ObjectID="_1811685720" r:id="rId43"/>
        </w:object>
      </w:r>
      <w:r>
        <w:t xml:space="preserve"> except in very simple cases. The MLEs instead are found through using iterative numerical procedures. </w:t>
      </w:r>
      <w:r w:rsidR="00686536">
        <w:t xml:space="preserve">Most software packages use an iterative numerical procedure known as </w:t>
      </w:r>
      <w:r w:rsidRPr="00A4133B">
        <w:rPr>
          <w:u w:val="single"/>
        </w:rPr>
        <w:t>iteratively reweighted least squares</w:t>
      </w:r>
      <w:r>
        <w:t xml:space="preserve"> (IRLS)</w:t>
      </w:r>
      <w:r w:rsidRPr="00DB018F">
        <w:t xml:space="preserve"> to</w:t>
      </w:r>
      <w:r>
        <w:t xml:space="preserve"> find the </w:t>
      </w:r>
      <w:r w:rsidR="00012889">
        <w:t>MLEs</w:t>
      </w:r>
      <w:r w:rsidR="00686536">
        <w:t xml:space="preserve"> for logistic regression models</w:t>
      </w:r>
      <w:r>
        <w:t xml:space="preserve">.  </w:t>
      </w:r>
    </w:p>
    <w:p w14:paraId="4EEE57D0" w14:textId="77777777" w:rsidR="004D2E49" w:rsidRDefault="004D2E49" w:rsidP="004D2E49">
      <w:pPr>
        <w:ind w:left="720"/>
      </w:pPr>
    </w:p>
    <w:p w14:paraId="28ABAEA4" w14:textId="003D9D34" w:rsidR="004D2E49" w:rsidRDefault="004D2E49" w:rsidP="004D2E49">
      <w:pPr>
        <w:ind w:left="1440"/>
      </w:pPr>
      <w:r>
        <w:t xml:space="preserve">Without going into </w:t>
      </w:r>
      <w:proofErr w:type="gramStart"/>
      <w:r>
        <w:t>all of</w:t>
      </w:r>
      <w:proofErr w:type="gramEnd"/>
      <w:r>
        <w:t xml:space="preserve"> the details behind IRLS, initial estimates for the parameters, say </w:t>
      </w:r>
      <w:r w:rsidRPr="00291B26">
        <w:rPr>
          <w:position w:val="-14"/>
        </w:rPr>
        <w:object w:dxaOrig="680" w:dyaOrig="580" w14:anchorId="43B995D5">
          <v:shape id="_x0000_i1043" type="#_x0000_t75" style="width:34.3pt;height:27.45pt" o:ole="">
            <v:imagedata r:id="rId44" o:title=""/>
          </v:shape>
          <o:OLEObject Type="Embed" ProgID="Equation.DSMT4" ShapeID="_x0000_i1043" DrawAspect="Content" ObjectID="_1811685721" r:id="rId45"/>
        </w:object>
      </w:r>
      <w:r>
        <w:t xml:space="preserve"> …, </w:t>
      </w:r>
      <w:r w:rsidRPr="00291B26">
        <w:rPr>
          <w:position w:val="-14"/>
        </w:rPr>
        <w:object w:dxaOrig="580" w:dyaOrig="580" w14:anchorId="41B5DCED">
          <v:shape id="_x0000_i1044" type="#_x0000_t75" style="width:27.45pt;height:27.45pt" o:ole="">
            <v:imagedata r:id="rId46" o:title=""/>
          </v:shape>
          <o:OLEObject Type="Embed" ProgID="Equation.DSMT4" ShapeID="_x0000_i1044" DrawAspect="Content" ObjectID="_1811685722" r:id="rId47"/>
        </w:object>
      </w:r>
      <w:r>
        <w:t>, are found. Weighted least squares estimation (</w:t>
      </w:r>
      <w:r w:rsidR="00AE6619">
        <w:t xml:space="preserve">topic in a </w:t>
      </w:r>
      <w:r w:rsidR="00AE6619">
        <w:lastRenderedPageBreak/>
        <w:t>regression analysis course</w:t>
      </w:r>
      <w:r>
        <w:t xml:space="preserve">; weights are based on </w:t>
      </w:r>
      <w:r w:rsidR="00012889" w:rsidRPr="00816805">
        <w:rPr>
          <w:position w:val="-10"/>
        </w:rPr>
        <w:object w:dxaOrig="360" w:dyaOrig="460" w14:anchorId="78E9540D">
          <v:shape id="_x0000_i1045" type="#_x0000_t75" style="width:18.3pt;height:22.85pt" o:ole="">
            <v:imagedata r:id="rId48" o:title=""/>
          </v:shape>
          <o:OLEObject Type="Embed" ProgID="Equation.DSMT4" ShapeID="_x0000_i1045" DrawAspect="Content" ObjectID="_1811685723" r:id="rId49"/>
        </w:object>
      </w:r>
      <w:r>
        <w:t xml:space="preserve">) is used to find a “better” set of parameter estimates. </w:t>
      </w:r>
    </w:p>
    <w:p w14:paraId="5D578884" w14:textId="77777777" w:rsidR="004D2E49" w:rsidRDefault="004D2E49" w:rsidP="004D2E49">
      <w:pPr>
        <w:ind w:left="720"/>
      </w:pPr>
    </w:p>
    <w:p w14:paraId="021D1FFA" w14:textId="4EF8B573" w:rsidR="004D2E49" w:rsidRDefault="004D2E49" w:rsidP="004D2E49">
      <w:pPr>
        <w:ind w:left="1440"/>
      </w:pPr>
      <w:r>
        <w:t xml:space="preserve">If the new parameter estimates, say </w:t>
      </w:r>
      <w:r w:rsidRPr="00291B26">
        <w:rPr>
          <w:position w:val="-14"/>
        </w:rPr>
        <w:object w:dxaOrig="639" w:dyaOrig="580" w14:anchorId="2A4A5C67">
          <v:shape id="_x0000_i1046" type="#_x0000_t75" style="width:32pt;height:27.45pt" o:ole="">
            <v:imagedata r:id="rId50" o:title=""/>
          </v:shape>
          <o:OLEObject Type="Embed" ProgID="Equation.DSMT4" ShapeID="_x0000_i1046" DrawAspect="Content" ObjectID="_1811685724" r:id="rId51"/>
        </w:object>
      </w:r>
      <w:r>
        <w:t xml:space="preserve"> …, </w:t>
      </w:r>
      <w:r w:rsidRPr="00291B26">
        <w:rPr>
          <w:position w:val="-14"/>
        </w:rPr>
        <w:object w:dxaOrig="520" w:dyaOrig="580" w14:anchorId="01C7A1A1">
          <v:shape id="_x0000_i1047" type="#_x0000_t75" style="width:26.3pt;height:27.45pt" o:ole="">
            <v:imagedata r:id="rId52" o:title=""/>
          </v:shape>
          <o:OLEObject Type="Embed" ProgID="Equation.DSMT4" ShapeID="_x0000_i1047" DrawAspect="Content" ObjectID="_1811685725" r:id="rId53"/>
        </w:object>
      </w:r>
      <w:r>
        <w:t xml:space="preserve">, are very close to </w:t>
      </w:r>
      <w:r w:rsidRPr="00291B26">
        <w:rPr>
          <w:position w:val="-14"/>
        </w:rPr>
        <w:object w:dxaOrig="680" w:dyaOrig="580" w14:anchorId="62905888">
          <v:shape id="_x0000_i1048" type="#_x0000_t75" style="width:34.3pt;height:27.45pt" o:ole="">
            <v:imagedata r:id="rId44" o:title=""/>
          </v:shape>
          <o:OLEObject Type="Embed" ProgID="Equation.DSMT4" ShapeID="_x0000_i1048" DrawAspect="Content" ObjectID="_1811685726" r:id="rId54"/>
        </w:object>
      </w:r>
      <w:r>
        <w:t xml:space="preserve"> …, </w:t>
      </w:r>
      <w:r w:rsidRPr="00291B26">
        <w:rPr>
          <w:position w:val="-14"/>
        </w:rPr>
        <w:object w:dxaOrig="580" w:dyaOrig="580" w14:anchorId="56A13857">
          <v:shape id="_x0000_i1049" type="#_x0000_t75" style="width:27.45pt;height:27.45pt" o:ole="">
            <v:imagedata r:id="rId46" o:title=""/>
          </v:shape>
          <o:OLEObject Type="Embed" ProgID="Equation.DSMT4" ShapeID="_x0000_i1049" DrawAspect="Content" ObjectID="_1811685727" r:id="rId55"/>
        </w:object>
      </w:r>
      <w:r>
        <w:t xml:space="preserve">, the iterative numerical procedure is said to “converge” and </w:t>
      </w:r>
      <w:r w:rsidRPr="00291B26">
        <w:rPr>
          <w:position w:val="-14"/>
        </w:rPr>
        <w:object w:dxaOrig="639" w:dyaOrig="580" w14:anchorId="01FB57C6">
          <v:shape id="_x0000_i1050" type="#_x0000_t75" style="width:32pt;height:27.45pt" o:ole="">
            <v:imagedata r:id="rId50" o:title=""/>
          </v:shape>
          <o:OLEObject Type="Embed" ProgID="Equation.DSMT4" ShapeID="_x0000_i1050" DrawAspect="Content" ObjectID="_1811685728" r:id="rId56"/>
        </w:object>
      </w:r>
      <w:r>
        <w:t xml:space="preserve"> …, </w:t>
      </w:r>
      <w:r w:rsidRPr="00291B26">
        <w:rPr>
          <w:position w:val="-14"/>
        </w:rPr>
        <w:object w:dxaOrig="520" w:dyaOrig="580" w14:anchorId="2262E534">
          <v:shape id="_x0000_i1051" type="#_x0000_t75" style="width:26.3pt;height:27.45pt" o:ole="">
            <v:imagedata r:id="rId52" o:title=""/>
          </v:shape>
          <o:OLEObject Type="Embed" ProgID="Equation.DSMT4" ShapeID="_x0000_i1051" DrawAspect="Content" ObjectID="_1811685729" r:id="rId57"/>
        </w:object>
      </w:r>
      <w:r>
        <w:t xml:space="preserve"> are used as the MLEs </w:t>
      </w:r>
      <w:r w:rsidRPr="00291B26">
        <w:rPr>
          <w:position w:val="-14"/>
        </w:rPr>
        <w:object w:dxaOrig="499" w:dyaOrig="580" w14:anchorId="46FFBE0E">
          <v:shape id="_x0000_i1052" type="#_x0000_t75" style="width:25.15pt;height:27.45pt" o:ole="">
            <v:imagedata r:id="rId36" o:title=""/>
          </v:shape>
          <o:OLEObject Type="Embed" ProgID="Equation.DSMT4" ShapeID="_x0000_i1052" DrawAspect="Content" ObjectID="_1811685730" r:id="rId58"/>
        </w:object>
      </w:r>
      <w:r>
        <w:t xml:space="preserve"> …, </w:t>
      </w:r>
      <w:r w:rsidRPr="00291B26">
        <w:rPr>
          <w:position w:val="-14"/>
        </w:rPr>
        <w:object w:dxaOrig="380" w:dyaOrig="580" w14:anchorId="5C2AF879">
          <v:shape id="_x0000_i1053" type="#_x0000_t75" style="width:18.3pt;height:27.45pt" o:ole="">
            <v:imagedata r:id="rId38" o:title=""/>
          </v:shape>
          <o:OLEObject Type="Embed" ProgID="Equation.DSMT4" ShapeID="_x0000_i1053" DrawAspect="Content" ObjectID="_1811685731" r:id="rId59"/>
        </w:object>
      </w:r>
      <w:r>
        <w:t xml:space="preserve">. If the new parameter estimates </w:t>
      </w:r>
      <w:r w:rsidRPr="00291B26">
        <w:rPr>
          <w:position w:val="-14"/>
        </w:rPr>
        <w:object w:dxaOrig="639" w:dyaOrig="580" w14:anchorId="778B2E8B">
          <v:shape id="_x0000_i1054" type="#_x0000_t75" style="width:32pt;height:27.45pt" o:ole="">
            <v:imagedata r:id="rId50" o:title=""/>
          </v:shape>
          <o:OLEObject Type="Embed" ProgID="Equation.DSMT4" ShapeID="_x0000_i1054" DrawAspect="Content" ObjectID="_1811685732" r:id="rId60"/>
        </w:object>
      </w:r>
      <w:r>
        <w:t xml:space="preserve"> …, </w:t>
      </w:r>
      <w:r w:rsidRPr="00291B26">
        <w:rPr>
          <w:position w:val="-14"/>
        </w:rPr>
        <w:object w:dxaOrig="520" w:dyaOrig="580" w14:anchorId="31857C9D">
          <v:shape id="_x0000_i1055" type="#_x0000_t75" style="width:26.3pt;height:27.45pt" o:ole="">
            <v:imagedata r:id="rId52" o:title=""/>
          </v:shape>
          <o:OLEObject Type="Embed" ProgID="Equation.DSMT4" ShapeID="_x0000_i1055" DrawAspect="Content" ObjectID="_1811685733" r:id="rId61"/>
        </w:object>
      </w:r>
      <w:r>
        <w:t xml:space="preserve"> are not very close to </w:t>
      </w:r>
      <w:r w:rsidRPr="00291B26">
        <w:rPr>
          <w:position w:val="-14"/>
        </w:rPr>
        <w:object w:dxaOrig="680" w:dyaOrig="580" w14:anchorId="690A5F16">
          <v:shape id="_x0000_i1056" type="#_x0000_t75" style="width:34.3pt;height:27.45pt" o:ole="">
            <v:imagedata r:id="rId44" o:title=""/>
          </v:shape>
          <o:OLEObject Type="Embed" ProgID="Equation.DSMT4" ShapeID="_x0000_i1056" DrawAspect="Content" ObjectID="_1811685734" r:id="rId62"/>
        </w:object>
      </w:r>
      <w:r>
        <w:t xml:space="preserve"> …, </w:t>
      </w:r>
      <w:r w:rsidR="00AE6619" w:rsidRPr="00291B26">
        <w:rPr>
          <w:position w:val="-14"/>
        </w:rPr>
        <w:object w:dxaOrig="680" w:dyaOrig="580" w14:anchorId="4DEEB6D8">
          <v:shape id="_x0000_i1057" type="#_x0000_t75" style="width:32pt;height:27.45pt" o:ole="">
            <v:imagedata r:id="rId63" o:title=""/>
          </v:shape>
          <o:OLEObject Type="Embed" ProgID="Equation.DSMT4" ShapeID="_x0000_i1057" DrawAspect="Content" ObjectID="_1811685735" r:id="rId64"/>
        </w:object>
      </w:r>
      <w:r>
        <w:t xml:space="preserve"> weighted least squares estimation is used again with new weights. This iterative process continues until </w:t>
      </w:r>
      <w:proofErr w:type="gramStart"/>
      <w:r>
        <w:t>convergence</w:t>
      </w:r>
      <w:proofErr w:type="gramEnd"/>
      <w:r>
        <w:t xml:space="preserve"> or a prior-specified maximum number of iterations is reached. </w:t>
      </w:r>
    </w:p>
    <w:p w14:paraId="32605C23" w14:textId="77777777" w:rsidR="004D2E49" w:rsidRDefault="004D2E49" w:rsidP="004D2E49">
      <w:pPr>
        <w:ind w:left="720"/>
      </w:pPr>
    </w:p>
    <w:p w14:paraId="35BB8BE6" w14:textId="77777777" w:rsidR="004D2E49" w:rsidRDefault="004D2E49" w:rsidP="004D2E49">
      <w:pPr>
        <w:ind w:left="720"/>
      </w:pPr>
      <w:r w:rsidRPr="00264E4C">
        <w:rPr>
          <w:u w:val="single"/>
        </w:rPr>
        <w:t>Question</w:t>
      </w:r>
      <w:r>
        <w:t xml:space="preserve">: If the prior-specified maximum number of iterations limit is reached, should the last set of parameter estimates be used as </w:t>
      </w:r>
      <w:r w:rsidRPr="00291B26">
        <w:rPr>
          <w:position w:val="-14"/>
        </w:rPr>
        <w:object w:dxaOrig="499" w:dyaOrig="580" w14:anchorId="59E94CDE">
          <v:shape id="_x0000_i1058" type="#_x0000_t75" style="width:25.15pt;height:27.45pt" o:ole="">
            <v:imagedata r:id="rId36" o:title=""/>
          </v:shape>
          <o:OLEObject Type="Embed" ProgID="Equation.DSMT4" ShapeID="_x0000_i1058" DrawAspect="Content" ObjectID="_1811685736" r:id="rId65"/>
        </w:object>
      </w:r>
      <w:r>
        <w:t xml:space="preserve"> …, </w:t>
      </w:r>
      <w:r w:rsidRPr="00291B26">
        <w:rPr>
          <w:position w:val="-14"/>
        </w:rPr>
        <w:object w:dxaOrig="380" w:dyaOrig="580" w14:anchorId="6636B6AA">
          <v:shape id="_x0000_i1059" type="#_x0000_t75" style="width:18.3pt;height:27.45pt" o:ole="">
            <v:imagedata r:id="rId38" o:title=""/>
          </v:shape>
          <o:OLEObject Type="Embed" ProgID="Equation.DSMT4" ShapeID="_x0000_i1059" DrawAspect="Content" ObjectID="_1811685737" r:id="rId66"/>
        </w:object>
      </w:r>
      <w:r>
        <w:t xml:space="preserve">? </w:t>
      </w:r>
    </w:p>
    <w:p w14:paraId="76F2D795" w14:textId="77777777" w:rsidR="000D2680" w:rsidRDefault="000D2680" w:rsidP="000D2680">
      <w:pPr>
        <w:rPr>
          <w:u w:val="single"/>
        </w:rPr>
      </w:pPr>
    </w:p>
    <w:p w14:paraId="5D4577F2" w14:textId="77777777" w:rsidR="007A204D" w:rsidRDefault="007A204D" w:rsidP="007A204D">
      <w:pPr>
        <w:ind w:left="720"/>
      </w:pPr>
    </w:p>
    <w:p w14:paraId="4D1772D4" w14:textId="5862707F" w:rsidR="007A204D" w:rsidRDefault="007A204D" w:rsidP="007A204D">
      <w:r>
        <w:rPr>
          <w:u w:val="single"/>
        </w:rPr>
        <w:t>Example</w:t>
      </w:r>
      <w:r>
        <w:t xml:space="preserve">: Placekicking </w:t>
      </w:r>
      <w:r w:rsidRPr="00727EA6">
        <w:t xml:space="preserve">data </w:t>
      </w:r>
      <w:r>
        <w:t>(</w:t>
      </w:r>
      <w:proofErr w:type="spellStart"/>
      <w:r>
        <w:t>Placekick</w:t>
      </w:r>
      <w:r w:rsidR="00A7718D">
        <w:t>L</w:t>
      </w:r>
      <w:r>
        <w:t>ogistic</w:t>
      </w:r>
      <w:r w:rsidR="00A7718D">
        <w:t>R</w:t>
      </w:r>
      <w:r>
        <w:t>eg.</w:t>
      </w:r>
      <w:r w:rsidR="00A7718D">
        <w:t>R</w:t>
      </w:r>
      <w:proofErr w:type="spellEnd"/>
      <w:r>
        <w:t>, Placekick.csv, valid.csv)</w:t>
      </w:r>
    </w:p>
    <w:p w14:paraId="179D08C8" w14:textId="77777777" w:rsidR="00780C95" w:rsidRDefault="00780C95" w:rsidP="00780C95">
      <w:pPr>
        <w:ind w:left="720"/>
      </w:pPr>
    </w:p>
    <w:p w14:paraId="7E66AB5B" w14:textId="77777777" w:rsidR="003846AB" w:rsidRDefault="003846AB" w:rsidP="00780C95">
      <w:pPr>
        <w:ind w:left="720"/>
      </w:pPr>
      <w:r>
        <w:t xml:space="preserve">The purpose here is to show how to estimate the model </w:t>
      </w:r>
    </w:p>
    <w:p w14:paraId="43C8C5EF" w14:textId="77777777" w:rsidR="003846AB" w:rsidRDefault="003846AB" w:rsidP="00780C95">
      <w:pPr>
        <w:ind w:left="720"/>
      </w:pPr>
    </w:p>
    <w:p w14:paraId="085E2FAE" w14:textId="77777777" w:rsidR="003846AB" w:rsidRDefault="006065DE" w:rsidP="003846AB">
      <w:pPr>
        <w:ind w:left="1440"/>
      </w:pPr>
      <w:r w:rsidRPr="00D50C97">
        <w:rPr>
          <w:position w:val="-44"/>
        </w:rPr>
        <w:object w:dxaOrig="5440" w:dyaOrig="1080" w14:anchorId="5C0A85AD">
          <v:shape id="_x0000_i1060" type="#_x0000_t75" style="width:274.3pt;height:53.7pt" o:ole="">
            <v:imagedata r:id="rId67" o:title=""/>
          </v:shape>
          <o:OLEObject Type="Embed" ProgID="Equation.DSMT4" ShapeID="_x0000_i1060" DrawAspect="Content" ObjectID="_1811685738" r:id="rId68"/>
        </w:object>
      </w:r>
    </w:p>
    <w:p w14:paraId="2057CF20" w14:textId="77777777" w:rsidR="003846AB" w:rsidRDefault="003846AB" w:rsidP="00780C95">
      <w:pPr>
        <w:ind w:left="720"/>
      </w:pPr>
    </w:p>
    <w:p w14:paraId="63B1B8D8" w14:textId="77777777" w:rsidR="003846AB" w:rsidRDefault="003846AB" w:rsidP="00780C95">
      <w:pPr>
        <w:ind w:left="720"/>
      </w:pPr>
      <w:r>
        <w:lastRenderedPageBreak/>
        <w:t xml:space="preserve">using the </w:t>
      </w:r>
      <w:proofErr w:type="spellStart"/>
      <w:proofErr w:type="gramStart"/>
      <w:r w:rsidRPr="003846AB">
        <w:rPr>
          <w:rFonts w:ascii="Courier New" w:hAnsi="Courier New" w:cs="Courier New"/>
        </w:rPr>
        <w:t>glm</w:t>
      </w:r>
      <w:proofErr w:type="spellEnd"/>
      <w:r w:rsidRPr="003846AB">
        <w:rPr>
          <w:rFonts w:ascii="Courier New" w:hAnsi="Courier New" w:cs="Courier New"/>
        </w:rPr>
        <w:t>(</w:t>
      </w:r>
      <w:proofErr w:type="gramEnd"/>
      <w:r w:rsidRPr="003846AB">
        <w:rPr>
          <w:rFonts w:ascii="Courier New" w:hAnsi="Courier New" w:cs="Courier New"/>
        </w:rPr>
        <w:t>)</w:t>
      </w:r>
      <w:r>
        <w:t xml:space="preserve"> function. Note that it is o.k. to be a little less formal and replace the x’s with the</w:t>
      </w:r>
      <w:r w:rsidR="00EC0EC7">
        <w:t>ir corresponding variable names</w:t>
      </w:r>
      <w:r w:rsidR="00B91227">
        <w:t>:</w:t>
      </w:r>
      <w:r>
        <w:t xml:space="preserve"> </w:t>
      </w:r>
    </w:p>
    <w:p w14:paraId="340D157B" w14:textId="77777777" w:rsidR="00EC0EC7" w:rsidRDefault="00EC0EC7" w:rsidP="00780C95">
      <w:pPr>
        <w:ind w:left="720"/>
      </w:pPr>
    </w:p>
    <w:p w14:paraId="74FDCF72" w14:textId="477672BC" w:rsidR="00EC0EC7" w:rsidRDefault="00144D40" w:rsidP="00EC0EC7">
      <w:pPr>
        <w:ind w:left="1440"/>
      </w:pPr>
      <w:r w:rsidRPr="00D50C97">
        <w:rPr>
          <w:position w:val="-44"/>
        </w:rPr>
        <w:object w:dxaOrig="6660" w:dyaOrig="1080" w14:anchorId="1AB72999">
          <v:shape id="_x0000_i1061" type="#_x0000_t75" style="width:333.7pt;height:53.7pt" o:ole="">
            <v:imagedata r:id="rId69" o:title=""/>
          </v:shape>
          <o:OLEObject Type="Embed" ProgID="Equation.DSMT4" ShapeID="_x0000_i1061" DrawAspect="Content" ObjectID="_1811685739" r:id="rId70"/>
        </w:object>
      </w:r>
    </w:p>
    <w:p w14:paraId="480C385B" w14:textId="77777777" w:rsidR="003846AB" w:rsidRDefault="003846AB" w:rsidP="00780C95">
      <w:pPr>
        <w:ind w:left="720"/>
      </w:pPr>
    </w:p>
    <w:p w14:paraId="0F09E2E8" w14:textId="77777777" w:rsidR="003459DB" w:rsidRDefault="003846AB" w:rsidP="003459DB">
      <w:pPr>
        <w:pStyle w:val="R-14"/>
      </w:pPr>
      <w:r>
        <w:t xml:space="preserve">&gt; </w:t>
      </w:r>
      <w:r w:rsidR="003459DB">
        <w:t xml:space="preserve">placekick &lt;- </w:t>
      </w:r>
      <w:proofErr w:type="gramStart"/>
      <w:r w:rsidR="003459DB">
        <w:t>read.csv(</w:t>
      </w:r>
      <w:proofErr w:type="gramEnd"/>
      <w:r w:rsidR="003459DB">
        <w:t>file = "Placekick.csv")</w:t>
      </w:r>
    </w:p>
    <w:p w14:paraId="3F163801" w14:textId="152A8C27" w:rsidR="003459DB" w:rsidRDefault="003459DB" w:rsidP="003459DB">
      <w:pPr>
        <w:pStyle w:val="R-14"/>
      </w:pPr>
      <w:r>
        <w:t xml:space="preserve">&gt; valid &lt;- </w:t>
      </w:r>
      <w:proofErr w:type="gramStart"/>
      <w:r>
        <w:t>read.csv(</w:t>
      </w:r>
      <w:proofErr w:type="gramEnd"/>
      <w:r>
        <w:t>file = "valid.csv")</w:t>
      </w:r>
    </w:p>
    <w:p w14:paraId="3E062F52" w14:textId="77777777" w:rsidR="00B91227" w:rsidRDefault="00B91227" w:rsidP="003D0334">
      <w:pPr>
        <w:pStyle w:val="R-14"/>
      </w:pPr>
    </w:p>
    <w:p w14:paraId="003DB03D" w14:textId="31A782EA" w:rsidR="003D0334" w:rsidRDefault="00B91227" w:rsidP="003D0334">
      <w:pPr>
        <w:pStyle w:val="R-14"/>
      </w:pPr>
      <w:r>
        <w:t>&gt;</w:t>
      </w:r>
      <w:r w:rsidR="003D0334">
        <w:t xml:space="preserve"> </w:t>
      </w:r>
      <w:proofErr w:type="spellStart"/>
      <w:r w:rsidR="003D0334">
        <w:t>mod.fit</w:t>
      </w:r>
      <w:proofErr w:type="spellEnd"/>
      <w:r w:rsidR="00AE6619">
        <w:t xml:space="preserve"> &lt;- </w:t>
      </w:r>
      <w:proofErr w:type="spellStart"/>
      <w:proofErr w:type="gramStart"/>
      <w:r w:rsidR="003D0334">
        <w:t>glm</w:t>
      </w:r>
      <w:proofErr w:type="spellEnd"/>
      <w:r w:rsidR="003D0334">
        <w:t>(</w:t>
      </w:r>
      <w:proofErr w:type="gramEnd"/>
      <w:r w:rsidR="003D0334">
        <w:t xml:space="preserve">formula = good ~ week + distance + change + elap30 + PAT + type + field + wind, data = placekick, </w:t>
      </w:r>
    </w:p>
    <w:p w14:paraId="599EB966" w14:textId="77777777" w:rsidR="003D0334" w:rsidRDefault="003D0334" w:rsidP="003D0334">
      <w:pPr>
        <w:pStyle w:val="R-14"/>
      </w:pPr>
      <w:r>
        <w:t xml:space="preserve">    family = </w:t>
      </w:r>
      <w:proofErr w:type="gramStart"/>
      <w:r>
        <w:t>binomial(</w:t>
      </w:r>
      <w:proofErr w:type="gramEnd"/>
      <w:r>
        <w:t>link = logit))</w:t>
      </w:r>
    </w:p>
    <w:p w14:paraId="393B6276" w14:textId="77777777" w:rsidR="003D0334" w:rsidRDefault="003D0334" w:rsidP="003D0334">
      <w:pPr>
        <w:pStyle w:val="R-14"/>
      </w:pPr>
      <w:r>
        <w:t xml:space="preserve">&gt; </w:t>
      </w:r>
      <w:proofErr w:type="spellStart"/>
      <w:r>
        <w:t>mod.fit</w:t>
      </w:r>
      <w:proofErr w:type="spellEnd"/>
      <w:r>
        <w:t xml:space="preserve"> </w:t>
      </w:r>
    </w:p>
    <w:p w14:paraId="363D1A04" w14:textId="77777777" w:rsidR="003D0334" w:rsidRDefault="003D0334" w:rsidP="003D0334">
      <w:pPr>
        <w:pStyle w:val="R-14"/>
      </w:pPr>
    </w:p>
    <w:p w14:paraId="611BDA6D" w14:textId="77777777" w:rsidR="003D0334" w:rsidRDefault="003D0334" w:rsidP="003D0334">
      <w:pPr>
        <w:pStyle w:val="R-14"/>
      </w:pPr>
      <w:r>
        <w:t xml:space="preserve">Call:  </w:t>
      </w:r>
      <w:proofErr w:type="spellStart"/>
      <w:proofErr w:type="gramStart"/>
      <w:r>
        <w:t>glm</w:t>
      </w:r>
      <w:proofErr w:type="spellEnd"/>
      <w:r>
        <w:t>(</w:t>
      </w:r>
      <w:proofErr w:type="gramEnd"/>
      <w:r>
        <w:t xml:space="preserve">formula = good ~ week + distance + change + elap30 + PAT + type + field + wind, family = </w:t>
      </w:r>
      <w:proofErr w:type="gramStart"/>
      <w:r>
        <w:t>binomial(</w:t>
      </w:r>
      <w:proofErr w:type="gramEnd"/>
      <w:r>
        <w:t>link = logit), data = placekick)</w:t>
      </w:r>
    </w:p>
    <w:p w14:paraId="049772AD" w14:textId="77777777" w:rsidR="003D0334" w:rsidRDefault="003D0334" w:rsidP="003D0334">
      <w:pPr>
        <w:pStyle w:val="R-14"/>
      </w:pPr>
    </w:p>
    <w:p w14:paraId="4116F99D" w14:textId="77777777" w:rsidR="003D0334" w:rsidRDefault="003D0334" w:rsidP="003D0334">
      <w:pPr>
        <w:pStyle w:val="R-14"/>
      </w:pPr>
      <w:r>
        <w:t>Coefficients:</w:t>
      </w:r>
    </w:p>
    <w:p w14:paraId="2972E0AA" w14:textId="77777777" w:rsidR="003D0334" w:rsidRDefault="003D0334" w:rsidP="003D0334">
      <w:pPr>
        <w:pStyle w:val="R-14"/>
      </w:pPr>
      <w:r>
        <w:t>(</w:t>
      </w:r>
      <w:proofErr w:type="gramStart"/>
      <w:r>
        <w:t xml:space="preserve">Intercept)   </w:t>
      </w:r>
      <w:proofErr w:type="gramEnd"/>
      <w:r>
        <w:t xml:space="preserve">      week     distance       change  </w:t>
      </w:r>
    </w:p>
    <w:p w14:paraId="3721B16D" w14:textId="77777777" w:rsidR="003D0334" w:rsidRDefault="003D0334" w:rsidP="003D0334">
      <w:pPr>
        <w:pStyle w:val="R-14"/>
      </w:pPr>
      <w:r>
        <w:t xml:space="preserve">   4.781039    -0.024774    -0.085899    -0.349698  </w:t>
      </w:r>
    </w:p>
    <w:p w14:paraId="22A06A02" w14:textId="77777777" w:rsidR="003D0334" w:rsidRDefault="003D0334" w:rsidP="003D0334">
      <w:pPr>
        <w:pStyle w:val="R-14"/>
      </w:pPr>
      <w:r>
        <w:t xml:space="preserve">     elap30          PAT         type        field  </w:t>
      </w:r>
    </w:p>
    <w:p w14:paraId="7F0F862C" w14:textId="77777777" w:rsidR="003D0334" w:rsidRDefault="003D0334" w:rsidP="003D0334">
      <w:pPr>
        <w:pStyle w:val="R-14"/>
      </w:pPr>
      <w:r>
        <w:t xml:space="preserve">   0.004795     1.245801     0.309970    -0.216276  </w:t>
      </w:r>
    </w:p>
    <w:p w14:paraId="119B2FB6" w14:textId="77777777" w:rsidR="003D0334" w:rsidRDefault="003D0334" w:rsidP="003D0334">
      <w:pPr>
        <w:pStyle w:val="R-14"/>
      </w:pPr>
      <w:r>
        <w:t xml:space="preserve">       wind  </w:t>
      </w:r>
    </w:p>
    <w:p w14:paraId="098217FC" w14:textId="77777777" w:rsidR="003D0334" w:rsidRDefault="003D0334" w:rsidP="003D0334">
      <w:pPr>
        <w:pStyle w:val="R-14"/>
      </w:pPr>
      <w:r>
        <w:t xml:space="preserve">  -0.630237  </w:t>
      </w:r>
    </w:p>
    <w:p w14:paraId="5EDEE13B" w14:textId="77777777" w:rsidR="003D0334" w:rsidRDefault="003D0334" w:rsidP="003D0334">
      <w:pPr>
        <w:pStyle w:val="R-14"/>
      </w:pPr>
    </w:p>
    <w:p w14:paraId="2773879A" w14:textId="77777777" w:rsidR="003D0334" w:rsidRDefault="003D0334" w:rsidP="003D0334">
      <w:pPr>
        <w:pStyle w:val="R-14"/>
      </w:pPr>
      <w:r>
        <w:t>Degrees of Freedom: 1424 Total (i.e. Null</w:t>
      </w:r>
      <w:proofErr w:type="gramStart"/>
      <w:r>
        <w:t>);  1416</w:t>
      </w:r>
      <w:proofErr w:type="gramEnd"/>
      <w:r>
        <w:t xml:space="preserve"> Residual</w:t>
      </w:r>
    </w:p>
    <w:p w14:paraId="1625D964" w14:textId="77777777" w:rsidR="003D0334" w:rsidRDefault="003D0334" w:rsidP="003D0334">
      <w:pPr>
        <w:pStyle w:val="R-14"/>
      </w:pPr>
      <w:r>
        <w:t xml:space="preserve">Null Deviance:      1013 </w:t>
      </w:r>
    </w:p>
    <w:p w14:paraId="45119EE1" w14:textId="77777777" w:rsidR="003D0334" w:rsidRDefault="003D0334" w:rsidP="003D0334">
      <w:pPr>
        <w:pStyle w:val="R-14"/>
      </w:pPr>
      <w:r>
        <w:t>Residual Deviance: 753.5        AIC: 771.5</w:t>
      </w:r>
    </w:p>
    <w:p w14:paraId="5008F780" w14:textId="77777777" w:rsidR="003D0334" w:rsidRDefault="003D0334" w:rsidP="003D0334">
      <w:pPr>
        <w:pStyle w:val="R-14"/>
      </w:pPr>
    </w:p>
    <w:p w14:paraId="030BDA92" w14:textId="77777777" w:rsidR="003D0334" w:rsidRDefault="003D0334" w:rsidP="003D0334">
      <w:pPr>
        <w:pStyle w:val="R-14"/>
      </w:pPr>
      <w:r>
        <w:t>&gt; names(</w:t>
      </w:r>
      <w:proofErr w:type="spellStart"/>
      <w:r>
        <w:t>mod.fit</w:t>
      </w:r>
      <w:proofErr w:type="spellEnd"/>
      <w:r>
        <w:t>)</w:t>
      </w:r>
    </w:p>
    <w:p w14:paraId="78CCCA2F" w14:textId="77777777" w:rsidR="003D0334" w:rsidRDefault="003D0334" w:rsidP="003D0334">
      <w:pPr>
        <w:pStyle w:val="R-14"/>
      </w:pPr>
      <w:r>
        <w:t xml:space="preserve"> [1] "coefficients"      "residuals"        </w:t>
      </w:r>
    </w:p>
    <w:p w14:paraId="6375614A" w14:textId="77777777" w:rsidR="003D0334" w:rsidRDefault="003D0334" w:rsidP="003D0334">
      <w:pPr>
        <w:pStyle w:val="R-14"/>
      </w:pPr>
      <w:r>
        <w:t xml:space="preserve"> [3] "</w:t>
      </w:r>
      <w:proofErr w:type="spellStart"/>
      <w:proofErr w:type="gramStart"/>
      <w:r>
        <w:t>fitted.values</w:t>
      </w:r>
      <w:proofErr w:type="spellEnd"/>
      <w:proofErr w:type="gramEnd"/>
      <w:r>
        <w:t xml:space="preserve">"     "effects"          </w:t>
      </w:r>
    </w:p>
    <w:p w14:paraId="29223A29" w14:textId="77777777" w:rsidR="003D0334" w:rsidRDefault="003D0334" w:rsidP="003D0334">
      <w:pPr>
        <w:pStyle w:val="R-14"/>
      </w:pPr>
    </w:p>
    <w:p w14:paraId="211E0E6A" w14:textId="77777777" w:rsidR="003D0334" w:rsidRDefault="003D0334" w:rsidP="00CE7FB7">
      <w:pPr>
        <w:pStyle w:val="R-14"/>
      </w:pPr>
      <w:r>
        <w:t>&lt;OUTPUT EDITED&gt;</w:t>
      </w:r>
    </w:p>
    <w:p w14:paraId="191BB1FB" w14:textId="77777777" w:rsidR="003D0334" w:rsidRDefault="003D0334" w:rsidP="003D0334">
      <w:pPr>
        <w:pStyle w:val="R-14"/>
      </w:pPr>
    </w:p>
    <w:p w14:paraId="5687A9DF" w14:textId="77777777" w:rsidR="003D0334" w:rsidRDefault="003D0334" w:rsidP="003D0334">
      <w:pPr>
        <w:pStyle w:val="R-14"/>
      </w:pPr>
      <w:r>
        <w:t xml:space="preserve"> [29] "contrasts"         "</w:t>
      </w:r>
      <w:proofErr w:type="spellStart"/>
      <w:r>
        <w:t>xlevels</w:t>
      </w:r>
      <w:proofErr w:type="spellEnd"/>
      <w:r>
        <w:t xml:space="preserve">"          </w:t>
      </w:r>
    </w:p>
    <w:p w14:paraId="2D8CB8FD" w14:textId="77777777" w:rsidR="000D78A7" w:rsidRDefault="000D78A7" w:rsidP="003D0334">
      <w:pPr>
        <w:pStyle w:val="R-14"/>
      </w:pPr>
    </w:p>
    <w:p w14:paraId="0AA187BF" w14:textId="77777777" w:rsidR="003D0334" w:rsidRDefault="003D0334" w:rsidP="003D0334">
      <w:pPr>
        <w:pStyle w:val="R-14"/>
      </w:pPr>
      <w:r>
        <w:lastRenderedPageBreak/>
        <w:t xml:space="preserve">&gt; </w:t>
      </w:r>
      <w:proofErr w:type="spellStart"/>
      <w:r>
        <w:t>mod.fit$coefficients</w:t>
      </w:r>
      <w:proofErr w:type="spellEnd"/>
    </w:p>
    <w:p w14:paraId="71E168F3" w14:textId="77777777" w:rsidR="003D0334" w:rsidRDefault="003D0334" w:rsidP="003D0334">
      <w:pPr>
        <w:pStyle w:val="R-14"/>
      </w:pPr>
      <w:r>
        <w:t xml:space="preserve"> (</w:t>
      </w:r>
      <w:proofErr w:type="gramStart"/>
      <w:r>
        <w:t xml:space="preserve">Intercept)   </w:t>
      </w:r>
      <w:proofErr w:type="gramEnd"/>
      <w:r>
        <w:t xml:space="preserve">      week     distance       change </w:t>
      </w:r>
    </w:p>
    <w:p w14:paraId="6F8425D0" w14:textId="77777777" w:rsidR="003D0334" w:rsidRDefault="003D0334" w:rsidP="003D0334">
      <w:pPr>
        <w:pStyle w:val="R-14"/>
      </w:pPr>
      <w:r>
        <w:t xml:space="preserve"> 4.781038874 -0.024774073 -0.085899002 -0.349697755 </w:t>
      </w:r>
    </w:p>
    <w:p w14:paraId="3BABA05D" w14:textId="77777777" w:rsidR="003D0334" w:rsidRDefault="003D0334" w:rsidP="003D0334">
      <w:pPr>
        <w:pStyle w:val="R-14"/>
      </w:pPr>
      <w:r>
        <w:t xml:space="preserve">      elap30          PAT         type        field </w:t>
      </w:r>
    </w:p>
    <w:p w14:paraId="4233D6BE" w14:textId="77777777" w:rsidR="003D0334" w:rsidRDefault="003D0334" w:rsidP="003D0334">
      <w:pPr>
        <w:pStyle w:val="R-14"/>
      </w:pPr>
      <w:r>
        <w:t xml:space="preserve"> </w:t>
      </w:r>
      <w:proofErr w:type="gramStart"/>
      <w:r>
        <w:t>0.004794629  1.245801150</w:t>
      </w:r>
      <w:proofErr w:type="gramEnd"/>
      <w:r>
        <w:t xml:space="preserve">  0.309970162 -0.216275715 </w:t>
      </w:r>
    </w:p>
    <w:p w14:paraId="59C21163" w14:textId="77777777" w:rsidR="003D0334" w:rsidRDefault="003D0334" w:rsidP="003D0334">
      <w:pPr>
        <w:pStyle w:val="R-14"/>
      </w:pPr>
      <w:r>
        <w:t xml:space="preserve">        wind </w:t>
      </w:r>
    </w:p>
    <w:p w14:paraId="0521DF0E" w14:textId="77777777" w:rsidR="003D0334" w:rsidRDefault="003D0334" w:rsidP="003D0334">
      <w:pPr>
        <w:pStyle w:val="R-14"/>
      </w:pPr>
      <w:r>
        <w:t xml:space="preserve">-0.630236532 </w:t>
      </w:r>
    </w:p>
    <w:p w14:paraId="7F76D8A0" w14:textId="77777777" w:rsidR="003D0334" w:rsidRDefault="003D0334" w:rsidP="003D0334">
      <w:pPr>
        <w:pStyle w:val="R-14"/>
      </w:pPr>
      <w:r>
        <w:t xml:space="preserve"> </w:t>
      </w:r>
    </w:p>
    <w:p w14:paraId="0D616957" w14:textId="77777777" w:rsidR="003D0334" w:rsidRDefault="003D0334" w:rsidP="003D0334">
      <w:pPr>
        <w:pStyle w:val="R-14"/>
      </w:pPr>
      <w:r>
        <w:t>&gt; class(</w:t>
      </w:r>
      <w:proofErr w:type="spellStart"/>
      <w:r>
        <w:t>mod.fit</w:t>
      </w:r>
      <w:proofErr w:type="spellEnd"/>
      <w:r>
        <w:t>)</w:t>
      </w:r>
    </w:p>
    <w:p w14:paraId="6D12E1C7" w14:textId="77777777" w:rsidR="003D0334" w:rsidRDefault="003D0334" w:rsidP="003D0334">
      <w:pPr>
        <w:pStyle w:val="R-14"/>
      </w:pPr>
      <w:r>
        <w:t>[1] "</w:t>
      </w:r>
      <w:proofErr w:type="spellStart"/>
      <w:r>
        <w:t>glm</w:t>
      </w:r>
      <w:proofErr w:type="spellEnd"/>
      <w:r>
        <w:t>" "</w:t>
      </w:r>
      <w:proofErr w:type="spellStart"/>
      <w:r>
        <w:t>lm</w:t>
      </w:r>
      <w:proofErr w:type="spellEnd"/>
      <w:r>
        <w:t xml:space="preserve">" </w:t>
      </w:r>
    </w:p>
    <w:p w14:paraId="1A501815" w14:textId="77777777" w:rsidR="003459DB" w:rsidRDefault="003459DB" w:rsidP="003459DB">
      <w:pPr>
        <w:pStyle w:val="R-14"/>
      </w:pPr>
      <w:r>
        <w:t xml:space="preserve">&gt; </w:t>
      </w:r>
      <w:proofErr w:type="gramStart"/>
      <w:r>
        <w:t>methods(</w:t>
      </w:r>
      <w:proofErr w:type="gramEnd"/>
      <w:r>
        <w:t xml:space="preserve">class = </w:t>
      </w:r>
      <w:proofErr w:type="spellStart"/>
      <w:r>
        <w:t>glm</w:t>
      </w:r>
      <w:proofErr w:type="spellEnd"/>
      <w:r>
        <w:t>)</w:t>
      </w:r>
    </w:p>
    <w:p w14:paraId="0DB89527" w14:textId="77777777" w:rsidR="003459DB" w:rsidRDefault="003459DB" w:rsidP="003459DB">
      <w:pPr>
        <w:pStyle w:val="R-14"/>
      </w:pPr>
      <w:r>
        <w:t xml:space="preserve"> [1] add1           </w:t>
      </w:r>
      <w:proofErr w:type="spellStart"/>
      <w:r>
        <w:t>addterm</w:t>
      </w:r>
      <w:proofErr w:type="spellEnd"/>
      <w:r>
        <w:t xml:space="preserve">        </w:t>
      </w:r>
      <w:proofErr w:type="spellStart"/>
      <w:r>
        <w:t>anova</w:t>
      </w:r>
      <w:proofErr w:type="spellEnd"/>
      <w:r>
        <w:t xml:space="preserve">         </w:t>
      </w:r>
    </w:p>
    <w:p w14:paraId="7D3EC37E" w14:textId="77777777" w:rsidR="003459DB" w:rsidRDefault="003459DB" w:rsidP="003459DB">
      <w:pPr>
        <w:pStyle w:val="R-14"/>
      </w:pPr>
      <w:r>
        <w:t xml:space="preserve"> [4] coerce         </w:t>
      </w:r>
      <w:proofErr w:type="spellStart"/>
      <w:r>
        <w:t>confint</w:t>
      </w:r>
      <w:proofErr w:type="spellEnd"/>
      <w:r>
        <w:t xml:space="preserve">        </w:t>
      </w:r>
      <w:proofErr w:type="spellStart"/>
      <w:proofErr w:type="gramStart"/>
      <w:r>
        <w:t>cooks.distance</w:t>
      </w:r>
      <w:proofErr w:type="spellEnd"/>
      <w:proofErr w:type="gramEnd"/>
    </w:p>
    <w:p w14:paraId="6BDEC02B" w14:textId="77777777" w:rsidR="003459DB" w:rsidRDefault="003459DB" w:rsidP="003459DB">
      <w:pPr>
        <w:pStyle w:val="R-14"/>
      </w:pPr>
      <w:r>
        <w:t xml:space="preserve"> [7] deviance       drop1          </w:t>
      </w:r>
      <w:proofErr w:type="spellStart"/>
      <w:r>
        <w:t>dropterm</w:t>
      </w:r>
      <w:proofErr w:type="spellEnd"/>
      <w:r>
        <w:t xml:space="preserve">      </w:t>
      </w:r>
    </w:p>
    <w:p w14:paraId="5B7F1427" w14:textId="77777777" w:rsidR="003459DB" w:rsidRDefault="003459DB" w:rsidP="003459DB">
      <w:pPr>
        <w:pStyle w:val="R-14"/>
      </w:pPr>
      <w:r>
        <w:t xml:space="preserve">[10] effects        ellipse3d      </w:t>
      </w:r>
      <w:proofErr w:type="spellStart"/>
      <w:r>
        <w:t>extractAIC</w:t>
      </w:r>
      <w:proofErr w:type="spellEnd"/>
      <w:r>
        <w:t xml:space="preserve">    </w:t>
      </w:r>
    </w:p>
    <w:p w14:paraId="3534F09D" w14:textId="77777777" w:rsidR="003459DB" w:rsidRDefault="003459DB" w:rsidP="003459DB">
      <w:pPr>
        <w:pStyle w:val="R-14"/>
      </w:pPr>
      <w:r>
        <w:t xml:space="preserve">[13] family         formula        </w:t>
      </w:r>
      <w:proofErr w:type="spellStart"/>
      <w:proofErr w:type="gramStart"/>
      <w:r>
        <w:t>gamma.shape</w:t>
      </w:r>
      <w:proofErr w:type="spellEnd"/>
      <w:proofErr w:type="gramEnd"/>
      <w:r>
        <w:t xml:space="preserve">   </w:t>
      </w:r>
    </w:p>
    <w:p w14:paraId="4AFF85B6" w14:textId="77777777" w:rsidR="003459DB" w:rsidRDefault="003459DB" w:rsidP="003459DB">
      <w:pPr>
        <w:pStyle w:val="R-14"/>
      </w:pPr>
      <w:r>
        <w:t xml:space="preserve">[16] influence      initialize     </w:t>
      </w:r>
      <w:proofErr w:type="spellStart"/>
      <w:r>
        <w:t>logLik</w:t>
      </w:r>
      <w:proofErr w:type="spellEnd"/>
      <w:r>
        <w:t xml:space="preserve">        </w:t>
      </w:r>
    </w:p>
    <w:p w14:paraId="47B96651" w14:textId="77777777" w:rsidR="003459DB" w:rsidRDefault="003459DB" w:rsidP="003459DB">
      <w:pPr>
        <w:pStyle w:val="R-14"/>
      </w:pPr>
      <w:r>
        <w:t xml:space="preserve">[19] </w:t>
      </w:r>
      <w:proofErr w:type="spellStart"/>
      <w:proofErr w:type="gramStart"/>
      <w:r>
        <w:t>model.frame</w:t>
      </w:r>
      <w:proofErr w:type="spellEnd"/>
      <w:proofErr w:type="gramEnd"/>
      <w:r>
        <w:t xml:space="preserve">    nobs           predict       </w:t>
      </w:r>
    </w:p>
    <w:p w14:paraId="2E970B0B" w14:textId="77777777" w:rsidR="003459DB" w:rsidRDefault="003459DB" w:rsidP="003459DB">
      <w:pPr>
        <w:pStyle w:val="R-14"/>
      </w:pPr>
      <w:r>
        <w:t xml:space="preserve">[22] print          profile        residuals     </w:t>
      </w:r>
    </w:p>
    <w:p w14:paraId="738F61C3" w14:textId="77777777" w:rsidR="003459DB" w:rsidRDefault="003459DB" w:rsidP="003459DB">
      <w:pPr>
        <w:pStyle w:val="R-14"/>
      </w:pPr>
      <w:r>
        <w:t xml:space="preserve">[25] </w:t>
      </w:r>
      <w:proofErr w:type="spellStart"/>
      <w:r>
        <w:t>rstandard</w:t>
      </w:r>
      <w:proofErr w:type="spellEnd"/>
      <w:r>
        <w:t xml:space="preserve">      </w:t>
      </w:r>
      <w:proofErr w:type="spellStart"/>
      <w:r>
        <w:t>rstudent</w:t>
      </w:r>
      <w:proofErr w:type="spellEnd"/>
      <w:r>
        <w:t xml:space="preserve">       show          </w:t>
      </w:r>
    </w:p>
    <w:p w14:paraId="5EA65B97" w14:textId="77777777" w:rsidR="003459DB" w:rsidRDefault="003459DB" w:rsidP="003459DB">
      <w:pPr>
        <w:pStyle w:val="R-14"/>
      </w:pPr>
      <w:r>
        <w:t xml:space="preserve">[28] slotsFromS3    summary        </w:t>
      </w:r>
      <w:proofErr w:type="spellStart"/>
      <w:r>
        <w:t>vcov</w:t>
      </w:r>
      <w:proofErr w:type="spellEnd"/>
      <w:r>
        <w:t xml:space="preserve">          </w:t>
      </w:r>
    </w:p>
    <w:p w14:paraId="2F14A379" w14:textId="77777777" w:rsidR="003459DB" w:rsidRDefault="003459DB" w:rsidP="003459DB">
      <w:pPr>
        <w:pStyle w:val="R-14"/>
      </w:pPr>
      <w:r>
        <w:t xml:space="preserve">[31] weights       </w:t>
      </w:r>
    </w:p>
    <w:p w14:paraId="1168C1D5" w14:textId="77777777" w:rsidR="003459DB" w:rsidRDefault="003459DB" w:rsidP="003459DB">
      <w:pPr>
        <w:pStyle w:val="R-14"/>
      </w:pPr>
      <w:r>
        <w:t xml:space="preserve">see </w:t>
      </w:r>
      <w:proofErr w:type="gramStart"/>
      <w:r>
        <w:t>'?methods</w:t>
      </w:r>
      <w:proofErr w:type="gramEnd"/>
      <w:r>
        <w:t>' for accessing help and source code</w:t>
      </w:r>
    </w:p>
    <w:p w14:paraId="1AE40E9D" w14:textId="77777777" w:rsidR="003459DB" w:rsidRDefault="003459DB" w:rsidP="003459DB">
      <w:pPr>
        <w:pStyle w:val="R-14"/>
      </w:pPr>
    </w:p>
    <w:p w14:paraId="5F18236C" w14:textId="7AE0BDF3" w:rsidR="003D0334" w:rsidRDefault="003D0334" w:rsidP="003459DB">
      <w:pPr>
        <w:pStyle w:val="R-14"/>
      </w:pPr>
      <w:r>
        <w:t xml:space="preserve">&gt; </w:t>
      </w:r>
      <w:proofErr w:type="gramStart"/>
      <w:r>
        <w:t>methods(</w:t>
      </w:r>
      <w:proofErr w:type="gramEnd"/>
      <w:r>
        <w:t xml:space="preserve">class = </w:t>
      </w:r>
      <w:proofErr w:type="spellStart"/>
      <w:r>
        <w:t>lm</w:t>
      </w:r>
      <w:proofErr w:type="spellEnd"/>
      <w:r>
        <w:t>)</w:t>
      </w:r>
    </w:p>
    <w:p w14:paraId="242FB9A7" w14:textId="77777777" w:rsidR="003459DB" w:rsidRDefault="003459DB" w:rsidP="003459DB">
      <w:pPr>
        <w:pStyle w:val="R-14"/>
      </w:pPr>
      <w:r>
        <w:t xml:space="preserve">[1] add1           </w:t>
      </w:r>
      <w:proofErr w:type="spellStart"/>
      <w:r>
        <w:t>addterm</w:t>
      </w:r>
      <w:proofErr w:type="spellEnd"/>
      <w:r>
        <w:t xml:space="preserve">        alias         </w:t>
      </w:r>
    </w:p>
    <w:p w14:paraId="55F2064C" w14:textId="77777777" w:rsidR="003459DB" w:rsidRDefault="003459DB" w:rsidP="003459DB">
      <w:pPr>
        <w:pStyle w:val="R-14"/>
      </w:pPr>
      <w:r>
        <w:t xml:space="preserve"> [4] </w:t>
      </w:r>
      <w:proofErr w:type="spellStart"/>
      <w:r>
        <w:t>anova</w:t>
      </w:r>
      <w:proofErr w:type="spellEnd"/>
      <w:r>
        <w:t xml:space="preserve">          </w:t>
      </w:r>
      <w:proofErr w:type="spellStart"/>
      <w:r>
        <w:t>boxcox</w:t>
      </w:r>
      <w:proofErr w:type="spellEnd"/>
      <w:r>
        <w:t xml:space="preserve">         </w:t>
      </w:r>
      <w:proofErr w:type="spellStart"/>
      <w:proofErr w:type="gramStart"/>
      <w:r>
        <w:t>case.names</w:t>
      </w:r>
      <w:proofErr w:type="spellEnd"/>
      <w:proofErr w:type="gramEnd"/>
      <w:r>
        <w:t xml:space="preserve">    </w:t>
      </w:r>
    </w:p>
    <w:p w14:paraId="40E86827" w14:textId="77777777" w:rsidR="003459DB" w:rsidRDefault="003459DB" w:rsidP="003459DB">
      <w:pPr>
        <w:pStyle w:val="R-14"/>
      </w:pPr>
      <w:r>
        <w:t xml:space="preserve"> [7] coerce         </w:t>
      </w:r>
      <w:proofErr w:type="spellStart"/>
      <w:r>
        <w:t>confint</w:t>
      </w:r>
      <w:proofErr w:type="spellEnd"/>
      <w:r>
        <w:t xml:space="preserve">        </w:t>
      </w:r>
      <w:proofErr w:type="spellStart"/>
      <w:proofErr w:type="gramStart"/>
      <w:r>
        <w:t>cooks.distance</w:t>
      </w:r>
      <w:proofErr w:type="spellEnd"/>
      <w:proofErr w:type="gramEnd"/>
    </w:p>
    <w:p w14:paraId="2EF07224" w14:textId="77777777" w:rsidR="003459DB" w:rsidRDefault="003459DB" w:rsidP="003459DB">
      <w:pPr>
        <w:pStyle w:val="R-14"/>
      </w:pPr>
      <w:r>
        <w:t xml:space="preserve">[10] deviance       </w:t>
      </w:r>
      <w:proofErr w:type="spellStart"/>
      <w:r>
        <w:t>dfbeta</w:t>
      </w:r>
      <w:proofErr w:type="spellEnd"/>
      <w:r>
        <w:t xml:space="preserve">         </w:t>
      </w:r>
      <w:proofErr w:type="spellStart"/>
      <w:r>
        <w:t>dfbetas</w:t>
      </w:r>
      <w:proofErr w:type="spellEnd"/>
      <w:r>
        <w:t xml:space="preserve">       </w:t>
      </w:r>
    </w:p>
    <w:p w14:paraId="59579DFA" w14:textId="77777777" w:rsidR="003459DB" w:rsidRDefault="003459DB" w:rsidP="003459DB">
      <w:pPr>
        <w:pStyle w:val="R-14"/>
      </w:pPr>
      <w:r>
        <w:t xml:space="preserve">[13] drop1          </w:t>
      </w:r>
      <w:proofErr w:type="spellStart"/>
      <w:r>
        <w:t>dropterm</w:t>
      </w:r>
      <w:proofErr w:type="spellEnd"/>
      <w:r>
        <w:t xml:space="preserve">       </w:t>
      </w:r>
      <w:proofErr w:type="spellStart"/>
      <w:proofErr w:type="gramStart"/>
      <w:r>
        <w:t>dummy.coef</w:t>
      </w:r>
      <w:proofErr w:type="spellEnd"/>
      <w:proofErr w:type="gramEnd"/>
      <w:r>
        <w:t xml:space="preserve">    </w:t>
      </w:r>
    </w:p>
    <w:p w14:paraId="115463ED" w14:textId="77777777" w:rsidR="003459DB" w:rsidRDefault="003459DB" w:rsidP="003459DB">
      <w:pPr>
        <w:pStyle w:val="R-14"/>
      </w:pPr>
      <w:r>
        <w:t xml:space="preserve">[16] effects        ellipse3d      </w:t>
      </w:r>
      <w:proofErr w:type="spellStart"/>
      <w:r>
        <w:t>extractAIC</w:t>
      </w:r>
      <w:proofErr w:type="spellEnd"/>
      <w:r>
        <w:t xml:space="preserve">    </w:t>
      </w:r>
    </w:p>
    <w:p w14:paraId="6D8A4859" w14:textId="77777777" w:rsidR="003459DB" w:rsidRDefault="003459DB" w:rsidP="003459DB">
      <w:pPr>
        <w:pStyle w:val="R-14"/>
      </w:pPr>
      <w:r>
        <w:t xml:space="preserve">[19] family         formula        </w:t>
      </w:r>
      <w:proofErr w:type="spellStart"/>
      <w:r>
        <w:t>hatvalues</w:t>
      </w:r>
      <w:proofErr w:type="spellEnd"/>
      <w:r>
        <w:t xml:space="preserve">     </w:t>
      </w:r>
    </w:p>
    <w:p w14:paraId="6D066295" w14:textId="77777777" w:rsidR="003459DB" w:rsidRDefault="003459DB" w:rsidP="003459DB">
      <w:pPr>
        <w:pStyle w:val="R-14"/>
      </w:pPr>
      <w:r>
        <w:t xml:space="preserve">[22] influence      initialize     kappa         </w:t>
      </w:r>
    </w:p>
    <w:p w14:paraId="2900EFD5" w14:textId="77777777" w:rsidR="003459DB" w:rsidRDefault="003459DB" w:rsidP="003459DB">
      <w:pPr>
        <w:pStyle w:val="R-14"/>
      </w:pPr>
      <w:r>
        <w:t xml:space="preserve">[25] labels         </w:t>
      </w:r>
      <w:proofErr w:type="spellStart"/>
      <w:r>
        <w:t>logLik</w:t>
      </w:r>
      <w:proofErr w:type="spellEnd"/>
      <w:r>
        <w:t xml:space="preserve">         </w:t>
      </w:r>
      <w:proofErr w:type="spellStart"/>
      <w:r>
        <w:t>logtrans</w:t>
      </w:r>
      <w:proofErr w:type="spellEnd"/>
      <w:r>
        <w:t xml:space="preserve">      </w:t>
      </w:r>
    </w:p>
    <w:p w14:paraId="23FD820B" w14:textId="77777777" w:rsidR="003459DB" w:rsidRDefault="003459DB" w:rsidP="003459DB">
      <w:pPr>
        <w:pStyle w:val="R-14"/>
      </w:pPr>
      <w:r>
        <w:t xml:space="preserve">[28] </w:t>
      </w:r>
      <w:proofErr w:type="spellStart"/>
      <w:proofErr w:type="gramStart"/>
      <w:r>
        <w:t>model.frame</w:t>
      </w:r>
      <w:proofErr w:type="spellEnd"/>
      <w:proofErr w:type="gramEnd"/>
      <w:r>
        <w:t xml:space="preserve">    </w:t>
      </w:r>
      <w:proofErr w:type="spellStart"/>
      <w:proofErr w:type="gramStart"/>
      <w:r>
        <w:t>model.matrix</w:t>
      </w:r>
      <w:proofErr w:type="spellEnd"/>
      <w:proofErr w:type="gramEnd"/>
      <w:r>
        <w:t xml:space="preserve">   nobs          </w:t>
      </w:r>
    </w:p>
    <w:p w14:paraId="4F72944C" w14:textId="77777777" w:rsidR="003459DB" w:rsidRDefault="003459DB" w:rsidP="003459DB">
      <w:pPr>
        <w:pStyle w:val="R-14"/>
      </w:pPr>
      <w:r>
        <w:t>[31</w:t>
      </w:r>
      <w:proofErr w:type="gramStart"/>
      <w:r>
        <w:t xml:space="preserve">] plot          </w:t>
      </w:r>
      <w:proofErr w:type="gramEnd"/>
      <w:r>
        <w:t xml:space="preserve"> plot3d         predict       </w:t>
      </w:r>
    </w:p>
    <w:p w14:paraId="79AFF934" w14:textId="77777777" w:rsidR="003459DB" w:rsidRDefault="003459DB" w:rsidP="003459DB">
      <w:pPr>
        <w:pStyle w:val="R-14"/>
      </w:pPr>
      <w:r>
        <w:t xml:space="preserve">[34] print          </w:t>
      </w:r>
      <w:proofErr w:type="spellStart"/>
      <w:r>
        <w:t>proj</w:t>
      </w:r>
      <w:proofErr w:type="spellEnd"/>
      <w:r>
        <w:t xml:space="preserve">           </w:t>
      </w:r>
      <w:proofErr w:type="spellStart"/>
      <w:r>
        <w:t>qr</w:t>
      </w:r>
      <w:proofErr w:type="spellEnd"/>
      <w:r>
        <w:t xml:space="preserve">            </w:t>
      </w:r>
    </w:p>
    <w:p w14:paraId="6EF838AC" w14:textId="77777777" w:rsidR="003459DB" w:rsidRDefault="003459DB" w:rsidP="003459DB">
      <w:pPr>
        <w:pStyle w:val="R-14"/>
      </w:pPr>
      <w:r>
        <w:t xml:space="preserve">[37] residuals      </w:t>
      </w:r>
      <w:proofErr w:type="spellStart"/>
      <w:r>
        <w:t>rstandard</w:t>
      </w:r>
      <w:proofErr w:type="spellEnd"/>
      <w:r>
        <w:t xml:space="preserve">      </w:t>
      </w:r>
      <w:proofErr w:type="spellStart"/>
      <w:r>
        <w:t>rstudent</w:t>
      </w:r>
      <w:proofErr w:type="spellEnd"/>
      <w:r>
        <w:t xml:space="preserve">      </w:t>
      </w:r>
    </w:p>
    <w:p w14:paraId="43A31732" w14:textId="77777777" w:rsidR="003459DB" w:rsidRDefault="003459DB" w:rsidP="003459DB">
      <w:pPr>
        <w:pStyle w:val="R-14"/>
      </w:pPr>
      <w:r>
        <w:t xml:space="preserve">[40] show           simulate       slotsFromS3   </w:t>
      </w:r>
    </w:p>
    <w:p w14:paraId="62BDA49D" w14:textId="77777777" w:rsidR="003459DB" w:rsidRDefault="003459DB" w:rsidP="003459DB">
      <w:pPr>
        <w:pStyle w:val="R-14"/>
      </w:pPr>
      <w:r>
        <w:t xml:space="preserve">[43] summary        </w:t>
      </w:r>
      <w:proofErr w:type="spellStart"/>
      <w:proofErr w:type="gramStart"/>
      <w:r>
        <w:t>variable.names</w:t>
      </w:r>
      <w:proofErr w:type="spellEnd"/>
      <w:proofErr w:type="gramEnd"/>
      <w:r>
        <w:t xml:space="preserve"> </w:t>
      </w:r>
      <w:proofErr w:type="spellStart"/>
      <w:r>
        <w:t>vcov</w:t>
      </w:r>
      <w:proofErr w:type="spellEnd"/>
      <w:r>
        <w:t xml:space="preserve">          </w:t>
      </w:r>
    </w:p>
    <w:p w14:paraId="7FD88666" w14:textId="206117DE" w:rsidR="003D0334" w:rsidRDefault="003459DB" w:rsidP="003459DB">
      <w:pPr>
        <w:pStyle w:val="R-14"/>
      </w:pPr>
      <w:r>
        <w:t xml:space="preserve">see </w:t>
      </w:r>
      <w:proofErr w:type="gramStart"/>
      <w:r>
        <w:t>'?methods</w:t>
      </w:r>
      <w:proofErr w:type="gramEnd"/>
      <w:r>
        <w:t>' for accessing help and source code</w:t>
      </w:r>
      <w:r w:rsidR="003D0334">
        <w:t xml:space="preserve">  </w:t>
      </w:r>
    </w:p>
    <w:p w14:paraId="1DDB6196" w14:textId="77777777" w:rsidR="00BF04B1" w:rsidRDefault="00BF04B1" w:rsidP="003D0334">
      <w:pPr>
        <w:pStyle w:val="R-14"/>
        <w:rPr>
          <w:ins w:id="9" w:author="Author"/>
        </w:rPr>
      </w:pPr>
    </w:p>
    <w:p w14:paraId="30A8EE44" w14:textId="2FA9BD99" w:rsidR="003D0334" w:rsidRDefault="000D78A7" w:rsidP="003D0334">
      <w:pPr>
        <w:pStyle w:val="R-14"/>
      </w:pPr>
      <w:r>
        <w:lastRenderedPageBreak/>
        <w:t>&gt; summary(</w:t>
      </w:r>
      <w:proofErr w:type="spellStart"/>
      <w:r>
        <w:t>mod.fit</w:t>
      </w:r>
      <w:proofErr w:type="spellEnd"/>
      <w:r>
        <w:t>)</w:t>
      </w:r>
    </w:p>
    <w:p w14:paraId="5BC9803E" w14:textId="77777777" w:rsidR="003D0334" w:rsidRDefault="003D0334" w:rsidP="003D0334">
      <w:pPr>
        <w:pStyle w:val="R-14"/>
      </w:pPr>
    </w:p>
    <w:p w14:paraId="5C49A6AF" w14:textId="77777777" w:rsidR="003D0334" w:rsidRDefault="003D0334" w:rsidP="003D0334">
      <w:pPr>
        <w:pStyle w:val="R-14"/>
      </w:pPr>
      <w:r>
        <w:t>Call:</w:t>
      </w:r>
    </w:p>
    <w:p w14:paraId="108C7173" w14:textId="77777777" w:rsidR="003D0334" w:rsidRDefault="003D0334" w:rsidP="00377716">
      <w:pPr>
        <w:pStyle w:val="R-14"/>
      </w:pPr>
      <w:proofErr w:type="spellStart"/>
      <w:proofErr w:type="gramStart"/>
      <w:r>
        <w:t>glm</w:t>
      </w:r>
      <w:proofErr w:type="spellEnd"/>
      <w:r>
        <w:t>(</w:t>
      </w:r>
      <w:proofErr w:type="gramEnd"/>
      <w:r>
        <w:t xml:space="preserve">formula = good ~ week + distance + change + elap30 + PAT + type + field + wind, family = </w:t>
      </w:r>
      <w:proofErr w:type="gramStart"/>
      <w:r>
        <w:t>binomial(</w:t>
      </w:r>
      <w:proofErr w:type="gramEnd"/>
      <w:r>
        <w:t>link = logit), data = placekick)</w:t>
      </w:r>
    </w:p>
    <w:p w14:paraId="76E91580" w14:textId="77777777" w:rsidR="003D0334" w:rsidRDefault="003D0334" w:rsidP="003D0334">
      <w:pPr>
        <w:pStyle w:val="R-14"/>
      </w:pPr>
    </w:p>
    <w:p w14:paraId="66EACFB3" w14:textId="77777777" w:rsidR="003D0334" w:rsidRDefault="003D0334" w:rsidP="003D0334">
      <w:pPr>
        <w:pStyle w:val="R-14"/>
      </w:pPr>
      <w:r>
        <w:t xml:space="preserve">Deviance Residuals: </w:t>
      </w:r>
    </w:p>
    <w:p w14:paraId="592EFE23" w14:textId="77777777" w:rsidR="003D0334" w:rsidRDefault="003D0334" w:rsidP="003D0334">
      <w:pPr>
        <w:pStyle w:val="R-14"/>
      </w:pPr>
      <w:r>
        <w:t xml:space="preserve">    Min       1Q   Median       3Q      Max  </w:t>
      </w:r>
    </w:p>
    <w:p w14:paraId="7AD86512" w14:textId="77777777" w:rsidR="003D0334" w:rsidRDefault="003D0334" w:rsidP="003D0334">
      <w:pPr>
        <w:pStyle w:val="R-14"/>
      </w:pPr>
      <w:r>
        <w:t xml:space="preserve">-3.0283   0.1614   0.1871   0.4722   1.4888  </w:t>
      </w:r>
    </w:p>
    <w:p w14:paraId="5AAA5401" w14:textId="77777777" w:rsidR="003D0334" w:rsidRDefault="003D0334" w:rsidP="003D0334">
      <w:pPr>
        <w:pStyle w:val="R-14"/>
      </w:pPr>
    </w:p>
    <w:p w14:paraId="53659CEE" w14:textId="77777777" w:rsidR="003D0334" w:rsidRDefault="003D0334" w:rsidP="003D0334">
      <w:pPr>
        <w:pStyle w:val="R-14"/>
      </w:pPr>
      <w:r>
        <w:t>Coefficients:</w:t>
      </w:r>
    </w:p>
    <w:p w14:paraId="7C4225E2" w14:textId="77777777" w:rsidR="003D0334" w:rsidRDefault="003D0334" w:rsidP="003D0334">
      <w:pPr>
        <w:pStyle w:val="R-14"/>
      </w:pPr>
      <w:r>
        <w:t xml:space="preserve">             Estimate Std. Error z value </w:t>
      </w:r>
      <w:proofErr w:type="spellStart"/>
      <w:r>
        <w:t>Pr</w:t>
      </w:r>
      <w:proofErr w:type="spellEnd"/>
      <w:r>
        <w:t xml:space="preserve">(&gt;|z|)    </w:t>
      </w:r>
    </w:p>
    <w:p w14:paraId="10B43DA0" w14:textId="77777777" w:rsidR="003D0334" w:rsidRDefault="003D0334" w:rsidP="003D0334">
      <w:pPr>
        <w:pStyle w:val="R-14"/>
      </w:pPr>
      <w:r>
        <w:t>(</w:t>
      </w:r>
      <w:proofErr w:type="gramStart"/>
      <w:r>
        <w:t>Intercept)  4.781039</w:t>
      </w:r>
      <w:proofErr w:type="gramEnd"/>
      <w:r>
        <w:t xml:space="preserve">   0.558442   </w:t>
      </w:r>
      <w:proofErr w:type="gramStart"/>
      <w:r>
        <w:t>8.561  &lt;</w:t>
      </w:r>
      <w:proofErr w:type="gramEnd"/>
      <w:r>
        <w:t xml:space="preserve"> 2e-16 ***</w:t>
      </w:r>
    </w:p>
    <w:p w14:paraId="6DACD39A" w14:textId="77777777" w:rsidR="003D0334" w:rsidRDefault="003D0334" w:rsidP="003D0334">
      <w:pPr>
        <w:pStyle w:val="R-14"/>
      </w:pPr>
      <w:r>
        <w:t xml:space="preserve">week        -0.024774   </w:t>
      </w:r>
      <w:proofErr w:type="gramStart"/>
      <w:r>
        <w:t>0.019528  -</w:t>
      </w:r>
      <w:proofErr w:type="gramEnd"/>
      <w:r>
        <w:t>1.</w:t>
      </w:r>
      <w:proofErr w:type="gramStart"/>
      <w:r>
        <w:t>269  0.20456</w:t>
      </w:r>
      <w:proofErr w:type="gramEnd"/>
      <w:r>
        <w:t xml:space="preserve">    </w:t>
      </w:r>
    </w:p>
    <w:p w14:paraId="1A3EA8CB" w14:textId="77777777" w:rsidR="003D0334" w:rsidRDefault="003D0334" w:rsidP="003D0334">
      <w:pPr>
        <w:pStyle w:val="R-14"/>
      </w:pPr>
      <w:r>
        <w:t xml:space="preserve">distance    -0.085899   </w:t>
      </w:r>
      <w:proofErr w:type="gramStart"/>
      <w:r>
        <w:t>0.011228  -</w:t>
      </w:r>
      <w:proofErr w:type="gramEnd"/>
      <w:r>
        <w:t xml:space="preserve">7.650 </w:t>
      </w:r>
      <w:proofErr w:type="gramStart"/>
      <w:r>
        <w:t xml:space="preserve">   2e</w:t>
      </w:r>
      <w:proofErr w:type="gramEnd"/>
      <w:r>
        <w:t>-14 ***</w:t>
      </w:r>
    </w:p>
    <w:p w14:paraId="70DE324F" w14:textId="77777777" w:rsidR="003D0334" w:rsidRDefault="003D0334" w:rsidP="003D0334">
      <w:pPr>
        <w:pStyle w:val="R-14"/>
      </w:pPr>
      <w:r>
        <w:t xml:space="preserve">change      -0.349698   </w:t>
      </w:r>
      <w:proofErr w:type="gramStart"/>
      <w:r>
        <w:t>0.195358  -</w:t>
      </w:r>
      <w:proofErr w:type="gramEnd"/>
      <w:r>
        <w:t>1.</w:t>
      </w:r>
      <w:proofErr w:type="gramStart"/>
      <w:r>
        <w:t>790  0.07345</w:t>
      </w:r>
      <w:proofErr w:type="gramEnd"/>
      <w:r>
        <w:t xml:space="preserve"> .  </w:t>
      </w:r>
    </w:p>
    <w:p w14:paraId="173CF43E" w14:textId="77777777" w:rsidR="003D0334" w:rsidRDefault="003D0334" w:rsidP="003D0334">
      <w:pPr>
        <w:pStyle w:val="R-14"/>
      </w:pPr>
      <w:r>
        <w:t xml:space="preserve">elap30       0.004795   0.010552   </w:t>
      </w:r>
      <w:proofErr w:type="gramStart"/>
      <w:r>
        <w:t>0.454  0.64955</w:t>
      </w:r>
      <w:proofErr w:type="gramEnd"/>
      <w:r>
        <w:t xml:space="preserve">    </w:t>
      </w:r>
    </w:p>
    <w:p w14:paraId="1872A599" w14:textId="77777777" w:rsidR="003D0334" w:rsidRDefault="003D0334" w:rsidP="003D0334">
      <w:pPr>
        <w:pStyle w:val="R-14"/>
      </w:pPr>
      <w:r>
        <w:t xml:space="preserve">PAT          1.245801   0.385085   </w:t>
      </w:r>
      <w:proofErr w:type="gramStart"/>
      <w:r>
        <w:t>3.235  0.00122</w:t>
      </w:r>
      <w:proofErr w:type="gramEnd"/>
      <w:r>
        <w:t xml:space="preserve"> ** </w:t>
      </w:r>
    </w:p>
    <w:p w14:paraId="0147A578" w14:textId="77777777" w:rsidR="003D0334" w:rsidRDefault="003D0334" w:rsidP="003D0334">
      <w:pPr>
        <w:pStyle w:val="R-14"/>
      </w:pPr>
      <w:r>
        <w:t xml:space="preserve">type         0.309970   0.279175   </w:t>
      </w:r>
      <w:proofErr w:type="gramStart"/>
      <w:r>
        <w:t>1.110  0.26687</w:t>
      </w:r>
      <w:proofErr w:type="gramEnd"/>
      <w:r>
        <w:t xml:space="preserve">    </w:t>
      </w:r>
    </w:p>
    <w:p w14:paraId="34A399A0" w14:textId="77777777" w:rsidR="003D0334" w:rsidRDefault="003D0334" w:rsidP="003D0334">
      <w:pPr>
        <w:pStyle w:val="R-14"/>
      </w:pPr>
      <w:r>
        <w:t xml:space="preserve">field       -0.216276   </w:t>
      </w:r>
      <w:proofErr w:type="gramStart"/>
      <w:r>
        <w:t>0.254247  -</w:t>
      </w:r>
      <w:proofErr w:type="gramEnd"/>
      <w:r>
        <w:t>0.</w:t>
      </w:r>
      <w:proofErr w:type="gramStart"/>
      <w:r>
        <w:t>851  0.39496</w:t>
      </w:r>
      <w:proofErr w:type="gramEnd"/>
      <w:r>
        <w:t xml:space="preserve">    </w:t>
      </w:r>
    </w:p>
    <w:p w14:paraId="03496F57" w14:textId="77777777" w:rsidR="003D0334" w:rsidRDefault="003D0334" w:rsidP="003D0334">
      <w:pPr>
        <w:pStyle w:val="R-14"/>
      </w:pPr>
      <w:r>
        <w:t xml:space="preserve">wind        -0.630237   </w:t>
      </w:r>
      <w:proofErr w:type="gramStart"/>
      <w:r>
        <w:t>0.343864  -</w:t>
      </w:r>
      <w:proofErr w:type="gramEnd"/>
      <w:r>
        <w:t>1.</w:t>
      </w:r>
      <w:proofErr w:type="gramStart"/>
      <w:r>
        <w:t>833  0.06683</w:t>
      </w:r>
      <w:proofErr w:type="gramEnd"/>
      <w:r>
        <w:t xml:space="preserve"> .  </w:t>
      </w:r>
    </w:p>
    <w:p w14:paraId="3340FDEA" w14:textId="77777777" w:rsidR="003D0334" w:rsidRDefault="003D0334" w:rsidP="003D0334">
      <w:pPr>
        <w:pStyle w:val="R-14"/>
      </w:pPr>
      <w:r>
        <w:t>---</w:t>
      </w:r>
    </w:p>
    <w:p w14:paraId="5F59B6AA" w14:textId="77777777" w:rsidR="003D0334" w:rsidRDefault="003D0334" w:rsidP="003D0334">
      <w:pPr>
        <w:pStyle w:val="R-14"/>
      </w:pPr>
      <w:proofErr w:type="spellStart"/>
      <w:r>
        <w:t>Signif</w:t>
      </w:r>
      <w:proofErr w:type="spellEnd"/>
      <w:r>
        <w:t>. codes</w:t>
      </w:r>
      <w:proofErr w:type="gramStart"/>
      <w:r>
        <w:t>:  0 ‘</w:t>
      </w:r>
      <w:proofErr w:type="gramEnd"/>
      <w:r>
        <w:t xml:space="preserve">***’ </w:t>
      </w:r>
      <w:proofErr w:type="gramStart"/>
      <w:r>
        <w:t>0.001 ‘*</w:t>
      </w:r>
      <w:proofErr w:type="gramEnd"/>
      <w:r>
        <w:t xml:space="preserve">*’ </w:t>
      </w:r>
      <w:proofErr w:type="gramStart"/>
      <w:r>
        <w:t>0.01 ‘*</w:t>
      </w:r>
      <w:proofErr w:type="gramEnd"/>
      <w:r>
        <w:t xml:space="preserve">’ 0.05 ‘.’ 0.1 </w:t>
      </w:r>
      <w:proofErr w:type="gramStart"/>
      <w:r>
        <w:t>‘ ’</w:t>
      </w:r>
      <w:proofErr w:type="gramEnd"/>
      <w:r>
        <w:t xml:space="preserve"> 1</w:t>
      </w:r>
    </w:p>
    <w:p w14:paraId="0FC176E2" w14:textId="77777777" w:rsidR="003D0334" w:rsidRDefault="003D0334" w:rsidP="003D0334">
      <w:pPr>
        <w:pStyle w:val="R-14"/>
      </w:pPr>
    </w:p>
    <w:p w14:paraId="0BFA731A" w14:textId="77777777" w:rsidR="003D0334" w:rsidRDefault="003D0334" w:rsidP="003D0334">
      <w:pPr>
        <w:pStyle w:val="R-14"/>
      </w:pPr>
      <w:r>
        <w:t>(Dispersion parameter for binomial family taken to be 1)</w:t>
      </w:r>
    </w:p>
    <w:p w14:paraId="221E6C5C" w14:textId="77777777" w:rsidR="003D0334" w:rsidRDefault="003D0334" w:rsidP="003D0334">
      <w:pPr>
        <w:pStyle w:val="R-14"/>
      </w:pPr>
    </w:p>
    <w:p w14:paraId="042FDCF1" w14:textId="77777777" w:rsidR="003D0334" w:rsidRDefault="003D0334" w:rsidP="003D0334">
      <w:pPr>
        <w:pStyle w:val="R-14"/>
      </w:pPr>
      <w:r>
        <w:t xml:space="preserve">    Null deviance: </w:t>
      </w:r>
      <w:proofErr w:type="gramStart"/>
      <w:r>
        <w:t>1013.43  on</w:t>
      </w:r>
      <w:proofErr w:type="gramEnd"/>
      <w:r>
        <w:t xml:space="preserve"> </w:t>
      </w:r>
      <w:proofErr w:type="gramStart"/>
      <w:r>
        <w:t>1424  degrees</w:t>
      </w:r>
      <w:proofErr w:type="gramEnd"/>
      <w:r>
        <w:t xml:space="preserve"> of freedom</w:t>
      </w:r>
    </w:p>
    <w:p w14:paraId="3B3BC305" w14:textId="77777777" w:rsidR="003D0334" w:rsidRDefault="003D0334" w:rsidP="003D0334">
      <w:pPr>
        <w:pStyle w:val="R-14"/>
      </w:pPr>
      <w:r>
        <w:t xml:space="preserve">Residual deviance:  </w:t>
      </w:r>
      <w:proofErr w:type="gramStart"/>
      <w:r>
        <w:t>753.52  on</w:t>
      </w:r>
      <w:proofErr w:type="gramEnd"/>
      <w:r>
        <w:t xml:space="preserve"> </w:t>
      </w:r>
      <w:proofErr w:type="gramStart"/>
      <w:r>
        <w:t>1416  degrees</w:t>
      </w:r>
      <w:proofErr w:type="gramEnd"/>
      <w:r>
        <w:t xml:space="preserve"> of freedom</w:t>
      </w:r>
    </w:p>
    <w:p w14:paraId="7EB57CDE" w14:textId="77777777" w:rsidR="003D0334" w:rsidRDefault="003D0334" w:rsidP="003D0334">
      <w:pPr>
        <w:pStyle w:val="R-14"/>
      </w:pPr>
      <w:r>
        <w:t>AIC: 771.52</w:t>
      </w:r>
    </w:p>
    <w:p w14:paraId="138439A0" w14:textId="77777777" w:rsidR="003D0334" w:rsidRDefault="003D0334" w:rsidP="003D0334">
      <w:pPr>
        <w:pStyle w:val="R-14"/>
      </w:pPr>
    </w:p>
    <w:p w14:paraId="52A37508" w14:textId="77777777" w:rsidR="003D71E1" w:rsidRDefault="003D0334" w:rsidP="003D0334">
      <w:pPr>
        <w:pStyle w:val="R-14"/>
      </w:pPr>
      <w:r>
        <w:t>Number of Fisher Scoring iterations: 6</w:t>
      </w:r>
    </w:p>
    <w:p w14:paraId="63CD9FCD" w14:textId="77777777" w:rsidR="003421F8" w:rsidRDefault="003421F8" w:rsidP="003D0334">
      <w:pPr>
        <w:pStyle w:val="R-14"/>
      </w:pPr>
    </w:p>
    <w:p w14:paraId="62786AE4" w14:textId="77777777" w:rsidR="003421F8" w:rsidRDefault="003421F8" w:rsidP="003421F8">
      <w:pPr>
        <w:pStyle w:val="R-14"/>
      </w:pPr>
      <w:r>
        <w:t>&gt; library(car)</w:t>
      </w:r>
    </w:p>
    <w:p w14:paraId="40A98A7D" w14:textId="77777777" w:rsidR="003421F8" w:rsidRDefault="003421F8" w:rsidP="003421F8">
      <w:pPr>
        <w:pStyle w:val="R-14"/>
      </w:pPr>
      <w:r>
        <w:t>&gt; Anova(</w:t>
      </w:r>
      <w:proofErr w:type="spellStart"/>
      <w:r>
        <w:t>mod.fit</w:t>
      </w:r>
      <w:proofErr w:type="spellEnd"/>
      <w:r>
        <w:t>)</w:t>
      </w:r>
    </w:p>
    <w:p w14:paraId="4332B933" w14:textId="77777777" w:rsidR="003421F8" w:rsidRDefault="003421F8" w:rsidP="003421F8">
      <w:pPr>
        <w:pStyle w:val="R-14"/>
      </w:pPr>
      <w:r>
        <w:t>Analysis of Deviance Table (Type II tests)</w:t>
      </w:r>
    </w:p>
    <w:p w14:paraId="0BF7A090" w14:textId="77777777" w:rsidR="003421F8" w:rsidRDefault="003421F8" w:rsidP="003421F8">
      <w:pPr>
        <w:pStyle w:val="R-14"/>
      </w:pPr>
    </w:p>
    <w:p w14:paraId="35D76F48" w14:textId="77777777" w:rsidR="003421F8" w:rsidRDefault="003421F8" w:rsidP="003421F8">
      <w:pPr>
        <w:pStyle w:val="R-14"/>
      </w:pPr>
      <w:r>
        <w:t>Response: good</w:t>
      </w:r>
    </w:p>
    <w:p w14:paraId="24D4F520" w14:textId="77777777" w:rsidR="003421F8" w:rsidRDefault="003421F8" w:rsidP="003421F8">
      <w:pPr>
        <w:pStyle w:val="R-14"/>
      </w:pPr>
      <w:r>
        <w:t xml:space="preserve">         LR </w:t>
      </w:r>
      <w:proofErr w:type="spellStart"/>
      <w:r>
        <w:t>Chisq</w:t>
      </w:r>
      <w:proofErr w:type="spellEnd"/>
      <w:r>
        <w:t xml:space="preserve"> </w:t>
      </w:r>
      <w:proofErr w:type="spellStart"/>
      <w:r>
        <w:t>Df</w:t>
      </w:r>
      <w:proofErr w:type="spellEnd"/>
      <w:r>
        <w:t xml:space="preserve"> </w:t>
      </w:r>
      <w:proofErr w:type="spellStart"/>
      <w:r>
        <w:t>Pr</w:t>
      </w:r>
      <w:proofErr w:type="spellEnd"/>
      <w:r>
        <w:t>(&gt;</w:t>
      </w:r>
      <w:proofErr w:type="spellStart"/>
      <w:r>
        <w:t>Chisq</w:t>
      </w:r>
      <w:proofErr w:type="spellEnd"/>
      <w:r>
        <w:t xml:space="preserve">)    </w:t>
      </w:r>
    </w:p>
    <w:p w14:paraId="18CC898B" w14:textId="77777777" w:rsidR="003421F8" w:rsidRDefault="003421F8" w:rsidP="003421F8">
      <w:pPr>
        <w:pStyle w:val="R-14"/>
      </w:pPr>
      <w:r>
        <w:t xml:space="preserve">week        </w:t>
      </w:r>
      <w:proofErr w:type="gramStart"/>
      <w:r>
        <w:t>1.617  1</w:t>
      </w:r>
      <w:proofErr w:type="gramEnd"/>
      <w:r>
        <w:t xml:space="preserve">  0.2035650    </w:t>
      </w:r>
    </w:p>
    <w:p w14:paraId="79C566D2" w14:textId="77777777" w:rsidR="003421F8" w:rsidRDefault="003421F8" w:rsidP="003421F8">
      <w:pPr>
        <w:pStyle w:val="R-14"/>
      </w:pPr>
      <w:r>
        <w:t xml:space="preserve">distance   </w:t>
      </w:r>
      <w:proofErr w:type="gramStart"/>
      <w:r>
        <w:t>69.122  1</w:t>
      </w:r>
      <w:proofErr w:type="gramEnd"/>
      <w:r>
        <w:t xml:space="preserve">  &lt; 2.2e-16 ***</w:t>
      </w:r>
    </w:p>
    <w:p w14:paraId="25067183" w14:textId="77777777" w:rsidR="003421F8" w:rsidRDefault="003421F8" w:rsidP="003421F8">
      <w:pPr>
        <w:pStyle w:val="R-14"/>
      </w:pPr>
      <w:proofErr w:type="gramStart"/>
      <w:r>
        <w:lastRenderedPageBreak/>
        <w:t xml:space="preserve">change     </w:t>
      </w:r>
      <w:proofErr w:type="gramEnd"/>
      <w:r>
        <w:t xml:space="preserve"> </w:t>
      </w:r>
      <w:proofErr w:type="gramStart"/>
      <w:r>
        <w:t>3.175  1</w:t>
      </w:r>
      <w:proofErr w:type="gramEnd"/>
      <w:r>
        <w:t xml:space="preserve">  </w:t>
      </w:r>
      <w:proofErr w:type="gramStart"/>
      <w:r>
        <w:t>0.0747900 .</w:t>
      </w:r>
      <w:proofErr w:type="gramEnd"/>
      <w:r>
        <w:t xml:space="preserve">  </w:t>
      </w:r>
    </w:p>
    <w:p w14:paraId="033D85BC" w14:textId="77777777" w:rsidR="003421F8" w:rsidRDefault="003421F8" w:rsidP="003421F8">
      <w:pPr>
        <w:pStyle w:val="R-14"/>
      </w:pPr>
      <w:r>
        <w:t xml:space="preserve">elap30      </w:t>
      </w:r>
      <w:proofErr w:type="gramStart"/>
      <w:r>
        <w:t>0.207  1</w:t>
      </w:r>
      <w:proofErr w:type="gramEnd"/>
      <w:r>
        <w:t xml:space="preserve">  0.6493575    </w:t>
      </w:r>
    </w:p>
    <w:p w14:paraId="6A403A49" w14:textId="77777777" w:rsidR="003421F8" w:rsidRDefault="003421F8" w:rsidP="003421F8">
      <w:pPr>
        <w:pStyle w:val="R-14"/>
      </w:pPr>
      <w:r>
        <w:t xml:space="preserve">PAT        </w:t>
      </w:r>
      <w:proofErr w:type="gramStart"/>
      <w:r>
        <w:t>11.117  1</w:t>
      </w:r>
      <w:proofErr w:type="gramEnd"/>
      <w:r>
        <w:t xml:space="preserve">  0.0008554 ***</w:t>
      </w:r>
    </w:p>
    <w:p w14:paraId="3D08FD2E" w14:textId="77777777" w:rsidR="003421F8" w:rsidRDefault="003421F8" w:rsidP="003421F8">
      <w:pPr>
        <w:pStyle w:val="R-14"/>
      </w:pPr>
      <w:r>
        <w:t xml:space="preserve">type        </w:t>
      </w:r>
      <w:proofErr w:type="gramStart"/>
      <w:r>
        <w:t>1.247  1</w:t>
      </w:r>
      <w:proofErr w:type="gramEnd"/>
      <w:r>
        <w:t xml:space="preserve">  0.2640669    </w:t>
      </w:r>
    </w:p>
    <w:p w14:paraId="1CE5A574" w14:textId="77777777" w:rsidR="003421F8" w:rsidRDefault="003421F8" w:rsidP="003421F8">
      <w:pPr>
        <w:pStyle w:val="R-14"/>
      </w:pPr>
      <w:r>
        <w:t xml:space="preserve">field       </w:t>
      </w:r>
      <w:proofErr w:type="gramStart"/>
      <w:r>
        <w:t>0.734  1</w:t>
      </w:r>
      <w:proofErr w:type="gramEnd"/>
      <w:r>
        <w:t xml:space="preserve">  0.3915089    </w:t>
      </w:r>
    </w:p>
    <w:p w14:paraId="31092184" w14:textId="77777777" w:rsidR="003421F8" w:rsidRDefault="003421F8" w:rsidP="003421F8">
      <w:pPr>
        <w:pStyle w:val="R-14"/>
      </w:pPr>
      <w:r>
        <w:t xml:space="preserve">wind        </w:t>
      </w:r>
      <w:proofErr w:type="gramStart"/>
      <w:r>
        <w:t>3.224  1</w:t>
      </w:r>
      <w:proofErr w:type="gramEnd"/>
      <w:r>
        <w:t xml:space="preserve">  </w:t>
      </w:r>
      <w:proofErr w:type="gramStart"/>
      <w:r>
        <w:t>0.0725444 .</w:t>
      </w:r>
      <w:proofErr w:type="gramEnd"/>
      <w:r>
        <w:t xml:space="preserve">  </w:t>
      </w:r>
    </w:p>
    <w:p w14:paraId="46579EA4" w14:textId="77777777" w:rsidR="003421F8" w:rsidRDefault="003421F8" w:rsidP="003421F8">
      <w:pPr>
        <w:pStyle w:val="R-14"/>
      </w:pPr>
      <w:r>
        <w:t>---</w:t>
      </w:r>
    </w:p>
    <w:p w14:paraId="2A6DE3AE" w14:textId="77777777" w:rsidR="003421F8" w:rsidRDefault="003421F8" w:rsidP="003421F8">
      <w:pPr>
        <w:pStyle w:val="R-14"/>
      </w:pPr>
      <w:proofErr w:type="spellStart"/>
      <w:r>
        <w:t>Signif</w:t>
      </w:r>
      <w:proofErr w:type="spellEnd"/>
      <w:r>
        <w:t>. codes</w:t>
      </w:r>
      <w:proofErr w:type="gramStart"/>
      <w:r>
        <w:t>:  0 ‘</w:t>
      </w:r>
      <w:proofErr w:type="gramEnd"/>
      <w:r>
        <w:t xml:space="preserve">***’ </w:t>
      </w:r>
      <w:proofErr w:type="gramStart"/>
      <w:r>
        <w:t>0.001 ‘*</w:t>
      </w:r>
      <w:proofErr w:type="gramEnd"/>
      <w:r>
        <w:t xml:space="preserve">*’ </w:t>
      </w:r>
      <w:proofErr w:type="gramStart"/>
      <w:r>
        <w:t>0.01 ‘*</w:t>
      </w:r>
      <w:proofErr w:type="gramEnd"/>
      <w:r>
        <w:t xml:space="preserve">’ 0.05 ‘.’ 0.1 </w:t>
      </w:r>
      <w:proofErr w:type="gramStart"/>
      <w:r>
        <w:t>‘ ’</w:t>
      </w:r>
      <w:proofErr w:type="gramEnd"/>
      <w:r>
        <w:t xml:space="preserve"> 1</w:t>
      </w:r>
    </w:p>
    <w:p w14:paraId="54C4457A" w14:textId="77777777" w:rsidR="003D71E1" w:rsidRDefault="003D71E1" w:rsidP="00F96C1F">
      <w:pPr>
        <w:pStyle w:val="R-14"/>
        <w:ind w:left="0"/>
      </w:pPr>
    </w:p>
    <w:p w14:paraId="08AA4D2A" w14:textId="4ED8FEA2" w:rsidR="003D71E1" w:rsidRDefault="003D71E1" w:rsidP="003D71E1">
      <w:pPr>
        <w:ind w:left="720"/>
      </w:pPr>
      <w:r w:rsidRPr="003D71E1">
        <w:rPr>
          <w:u w:val="single"/>
        </w:rPr>
        <w:t>Comments</w:t>
      </w:r>
      <w:r>
        <w:t>:</w:t>
      </w:r>
      <w:r w:rsidR="00742B06">
        <w:t xml:space="preserve"> </w:t>
      </w:r>
    </w:p>
    <w:p w14:paraId="085EF0B2" w14:textId="12D30041" w:rsidR="00AF3FAF" w:rsidRDefault="003D71E1" w:rsidP="003D71E1">
      <w:pPr>
        <w:pStyle w:val="ListParagraph"/>
        <w:numPr>
          <w:ilvl w:val="0"/>
          <w:numId w:val="32"/>
        </w:numPr>
      </w:pPr>
      <w:r>
        <w:t xml:space="preserve">R models the probability that the good variable is equal to 1 by default. If we </w:t>
      </w:r>
      <w:r w:rsidR="00C85ABC">
        <w:t xml:space="preserve">instead </w:t>
      </w:r>
      <w:r>
        <w:t>had the good variable equal to “success” and “failure” values</w:t>
      </w:r>
      <w:r w:rsidR="00B85912">
        <w:t xml:space="preserve"> (needs to be of a factor type)</w:t>
      </w:r>
      <w:r>
        <w:t>, R would model the probability of “success”</w:t>
      </w:r>
      <w:r w:rsidR="00AF3FAF">
        <w:t>. Th</w:t>
      </w:r>
      <w:r w:rsidR="00C85ABC">
        <w:t>is</w:t>
      </w:r>
      <w:r w:rsidR="00AF3FAF">
        <w:t xml:space="preserve"> results from how R recognizes the order of values within a variable. Simply, R always models the probability</w:t>
      </w:r>
      <w:r w:rsidR="00C85ABC">
        <w:t xml:space="preserve"> of the last level in a numerical/alphabetical ordering (</w:t>
      </w:r>
      <w:r w:rsidR="00AF3FAF">
        <w:t>0, 1, 2, …, 9, …, a, A, b, B, …, z, Z</w:t>
      </w:r>
      <w:r w:rsidR="00C85ABC">
        <w:t xml:space="preserve">) of the levels within the variable (see </w:t>
      </w:r>
      <w:r w:rsidR="00AF3FAF">
        <w:t>the DA notes</w:t>
      </w:r>
      <w:r w:rsidR="00C85ABC">
        <w:t xml:space="preserve"> for another discussion on this topic)</w:t>
      </w:r>
      <w:r w:rsidR="00AF3FAF">
        <w:t xml:space="preserve">. </w:t>
      </w:r>
    </w:p>
    <w:p w14:paraId="3D448520" w14:textId="77777777" w:rsidR="00AF3FAF" w:rsidRDefault="00AF3FAF" w:rsidP="003D71E1">
      <w:pPr>
        <w:pStyle w:val="ListParagraph"/>
        <w:numPr>
          <w:ilvl w:val="0"/>
          <w:numId w:val="32"/>
        </w:numPr>
      </w:pPr>
      <w:r>
        <w:t xml:space="preserve">The estimated logistic regression model is  </w:t>
      </w:r>
    </w:p>
    <w:p w14:paraId="08B3F9C4" w14:textId="77777777" w:rsidR="00AF3FAF" w:rsidRDefault="00AF3FAF" w:rsidP="00AF3FAF">
      <w:pPr>
        <w:pStyle w:val="ListParagraph"/>
        <w:ind w:left="1080"/>
      </w:pPr>
    </w:p>
    <w:p w14:paraId="7B817F35" w14:textId="5BCBCA5C" w:rsidR="00AF3FAF" w:rsidRDefault="00144D40" w:rsidP="00AF3FAF">
      <w:pPr>
        <w:pStyle w:val="ListParagraph"/>
        <w:ind w:left="1080"/>
      </w:pPr>
      <w:r w:rsidRPr="00144D40">
        <w:rPr>
          <w:position w:val="-72"/>
        </w:rPr>
        <w:object w:dxaOrig="9820" w:dyaOrig="1660" w14:anchorId="7FC38DB2">
          <v:shape id="_x0000_i1062" type="#_x0000_t75" style="width:494.85pt;height:85.7pt" o:ole="">
            <v:imagedata r:id="rId71" o:title=""/>
          </v:shape>
          <o:OLEObject Type="Embed" ProgID="Equation.DSMT4" ShapeID="_x0000_i1062" DrawAspect="Content" ObjectID="_1811685740" r:id="rId72"/>
        </w:object>
      </w:r>
    </w:p>
    <w:p w14:paraId="31FA1E7F" w14:textId="77777777" w:rsidR="00AF3FAF" w:rsidRDefault="00AF3FAF" w:rsidP="00AF3FAF">
      <w:pPr>
        <w:pStyle w:val="ListParagraph"/>
        <w:ind w:left="1080"/>
      </w:pPr>
      <w:r>
        <w:t xml:space="preserve"> </w:t>
      </w:r>
    </w:p>
    <w:p w14:paraId="6370CCEB" w14:textId="77777777" w:rsidR="001F19EB" w:rsidRDefault="001F19EB" w:rsidP="003D71E1">
      <w:pPr>
        <w:pStyle w:val="ListParagraph"/>
        <w:numPr>
          <w:ilvl w:val="0"/>
          <w:numId w:val="32"/>
        </w:numPr>
      </w:pPr>
      <w:r>
        <w:t>Questions:</w:t>
      </w:r>
    </w:p>
    <w:p w14:paraId="79724AF4" w14:textId="77777777" w:rsidR="001F19EB" w:rsidRDefault="001F19EB" w:rsidP="001F19EB">
      <w:pPr>
        <w:pStyle w:val="ListParagraph"/>
        <w:numPr>
          <w:ilvl w:val="1"/>
          <w:numId w:val="32"/>
        </w:numPr>
      </w:pPr>
      <w:r>
        <w:t>What happens to the estimated probability of success as the distance increases?</w:t>
      </w:r>
    </w:p>
    <w:p w14:paraId="30B26EF3" w14:textId="77777777" w:rsidR="00AF3FAF" w:rsidRDefault="001F19EB" w:rsidP="001F19EB">
      <w:pPr>
        <w:pStyle w:val="ListParagraph"/>
        <w:numPr>
          <w:ilvl w:val="1"/>
          <w:numId w:val="32"/>
        </w:numPr>
      </w:pPr>
      <w:r>
        <w:lastRenderedPageBreak/>
        <w:t xml:space="preserve">What happens to the estimated probability of success for </w:t>
      </w:r>
      <w:r w:rsidR="00B156C9">
        <w:t xml:space="preserve">a </w:t>
      </w:r>
      <w:r>
        <w:t xml:space="preserve">lead-change (1) </w:t>
      </w:r>
      <w:r w:rsidR="00B156C9">
        <w:t>as opposed to a</w:t>
      </w:r>
      <w:r>
        <w:t xml:space="preserve"> non-lead-change (0) </w:t>
      </w:r>
      <w:proofErr w:type="gramStart"/>
      <w:r>
        <w:t>placekicks</w:t>
      </w:r>
      <w:proofErr w:type="gramEnd"/>
      <w:r>
        <w:t>?</w:t>
      </w:r>
      <w:r w:rsidR="00AF3FAF">
        <w:t xml:space="preserve"> </w:t>
      </w:r>
    </w:p>
    <w:p w14:paraId="485720F1" w14:textId="77777777" w:rsidR="001F19EB" w:rsidRDefault="001F19EB" w:rsidP="001F19EB">
      <w:pPr>
        <w:pStyle w:val="ListParagraph"/>
        <w:numPr>
          <w:ilvl w:val="1"/>
          <w:numId w:val="32"/>
        </w:numPr>
      </w:pPr>
      <w:r>
        <w:t>W</w:t>
      </w:r>
      <w:r w:rsidR="00DE6515">
        <w:t xml:space="preserve">hich variables have </w:t>
      </w:r>
      <w:r>
        <w:sym w:font="Symbol" w:char="F062"/>
      </w:r>
      <w:r>
        <w:t xml:space="preserve"> parameters significantly different from 0? </w:t>
      </w:r>
    </w:p>
    <w:p w14:paraId="51978E06" w14:textId="77777777" w:rsidR="001F19EB" w:rsidRDefault="001F19EB" w:rsidP="009C7868"/>
    <w:p w14:paraId="5FD98A0E" w14:textId="77777777" w:rsidR="00EB4215" w:rsidRDefault="00EB4215" w:rsidP="009C7868"/>
    <w:p w14:paraId="37922735" w14:textId="77777777" w:rsidR="009C7868" w:rsidRDefault="009C7868" w:rsidP="009C7868"/>
    <w:p w14:paraId="7CF6FA36" w14:textId="77777777" w:rsidR="003D0334" w:rsidRDefault="003D0334" w:rsidP="003D71E1">
      <w:pPr>
        <w:pStyle w:val="ListParagraph"/>
        <w:numPr>
          <w:ilvl w:val="0"/>
          <w:numId w:val="32"/>
        </w:numPr>
      </w:pPr>
      <w:r>
        <w:br w:type="page"/>
      </w:r>
    </w:p>
    <w:p w14:paraId="29E9E148" w14:textId="77777777" w:rsidR="00CC65B5" w:rsidRPr="006C6021" w:rsidRDefault="00CC65B5" w:rsidP="00CC65B5">
      <w:pPr>
        <w:rPr>
          <w:b/>
          <w:u w:val="single"/>
        </w:rPr>
      </w:pPr>
      <w:r>
        <w:rPr>
          <w:b/>
          <w:u w:val="single"/>
        </w:rPr>
        <w:lastRenderedPageBreak/>
        <w:t>Logistic regression for prediction</w:t>
      </w:r>
    </w:p>
    <w:p w14:paraId="0C743DC8" w14:textId="77777777" w:rsidR="00CC65B5" w:rsidRDefault="00CC65B5"/>
    <w:p w14:paraId="6272E517" w14:textId="77777777" w:rsidR="00320B72" w:rsidRDefault="00320B72" w:rsidP="00320B72">
      <w:pPr>
        <w:ind w:left="720"/>
      </w:pPr>
      <w:r>
        <w:t xml:space="preserve">Again, the purpose of us examining logistic regression models is to use the model to predict if an observation is from one of two populations. This prediction begins by examining the estimated </w:t>
      </w:r>
      <w:proofErr w:type="gramStart"/>
      <w:r>
        <w:t>probability</w:t>
      </w:r>
      <w:proofErr w:type="gramEnd"/>
      <w:r>
        <w:t xml:space="preserve"> success </w:t>
      </w:r>
    </w:p>
    <w:p w14:paraId="6CCB8F79" w14:textId="77777777" w:rsidR="00320B72" w:rsidRDefault="00320B72" w:rsidP="00320B72">
      <w:pPr>
        <w:ind w:left="720"/>
      </w:pPr>
    </w:p>
    <w:p w14:paraId="584C1947" w14:textId="77777777" w:rsidR="00320B72" w:rsidRDefault="00320B72" w:rsidP="00320B72">
      <w:pPr>
        <w:ind w:left="1440"/>
      </w:pPr>
      <w:r w:rsidRPr="00291B26">
        <w:rPr>
          <w:position w:val="-42"/>
        </w:rPr>
        <w:object w:dxaOrig="3379" w:dyaOrig="1120" w14:anchorId="0C1FF1EF">
          <v:shape id="_x0000_i1063" type="#_x0000_t75" style="width:169.15pt;height:56pt" o:ole="">
            <v:imagedata r:id="rId40" o:title=""/>
          </v:shape>
          <o:OLEObject Type="Embed" ProgID="Equation.DSMT4" ShapeID="_x0000_i1063" DrawAspect="Content" ObjectID="_1811685741" r:id="rId73"/>
        </w:object>
      </w:r>
    </w:p>
    <w:p w14:paraId="7A72B09A" w14:textId="77777777" w:rsidR="00320B72" w:rsidRDefault="00320B72" w:rsidP="00320B72"/>
    <w:p w14:paraId="1CEDEECC" w14:textId="202390C9" w:rsidR="00320B72" w:rsidRDefault="00320B72" w:rsidP="00320B72">
      <w:pPr>
        <w:ind w:left="720"/>
      </w:pPr>
      <w:r>
        <w:t>for each observation.</w:t>
      </w:r>
      <w:r w:rsidR="00E81B20">
        <w:t xml:space="preserve"> O</w:t>
      </w:r>
      <w:r>
        <w:t xml:space="preserve">ne </w:t>
      </w:r>
      <w:r w:rsidR="00E81B20">
        <w:t xml:space="preserve">commonly </w:t>
      </w:r>
      <w:r>
        <w:t xml:space="preserve">uses the following criteria to classify an observation: </w:t>
      </w:r>
    </w:p>
    <w:p w14:paraId="6EEEBC7B" w14:textId="77777777" w:rsidR="00320B72" w:rsidRDefault="00320B72" w:rsidP="00320B72">
      <w:pPr>
        <w:ind w:left="720"/>
      </w:pPr>
    </w:p>
    <w:p w14:paraId="57C1B99C" w14:textId="77777777" w:rsidR="00320B72" w:rsidRDefault="00320B72" w:rsidP="00320B72">
      <w:pPr>
        <w:ind w:left="1440"/>
      </w:pPr>
      <w:r>
        <w:t xml:space="preserve">If the estimated probability of success is greater than 0.5, we can classify the observation into the Y = 1 population; otherwise, we classify the observation into the Y = 0 population. </w:t>
      </w:r>
    </w:p>
    <w:p w14:paraId="3DFA8A7C" w14:textId="77777777" w:rsidR="00320B72" w:rsidRDefault="00320B72" w:rsidP="00320B72"/>
    <w:p w14:paraId="4F9F97B4" w14:textId="77777777" w:rsidR="00320B72" w:rsidRDefault="00320B72" w:rsidP="00320B72">
      <w:pPr>
        <w:ind w:left="720"/>
      </w:pPr>
      <w:r>
        <w:t xml:space="preserve">While using 0.5 as the “cut-off” probability value is intuitive, it is not necessary. One can sometimes achieve a better overall classification accuracy by using a cut-off which is different than 0.5. To decide where to make this cut-off, a receiver operating characteristic (ROC) curve can be examined. </w:t>
      </w:r>
    </w:p>
    <w:p w14:paraId="388BBA5E" w14:textId="77777777" w:rsidR="00061E22" w:rsidRDefault="00061E22">
      <w:pPr>
        <w:rPr>
          <w:u w:val="single"/>
        </w:rPr>
      </w:pPr>
    </w:p>
    <w:p w14:paraId="6B53690A" w14:textId="77777777" w:rsidR="00E81B20" w:rsidRDefault="00E81B20" w:rsidP="00CA2BAF">
      <w:pPr>
        <w:pStyle w:val="Header"/>
        <w:tabs>
          <w:tab w:val="clear" w:pos="4320"/>
          <w:tab w:val="clear" w:pos="8640"/>
        </w:tabs>
        <w:rPr>
          <w:u w:val="single"/>
        </w:rPr>
      </w:pPr>
    </w:p>
    <w:p w14:paraId="5A909C58" w14:textId="6C5DF380" w:rsidR="00146F5C" w:rsidRDefault="00894786" w:rsidP="00CA2BAF">
      <w:pPr>
        <w:pStyle w:val="Header"/>
        <w:tabs>
          <w:tab w:val="clear" w:pos="4320"/>
          <w:tab w:val="clear" w:pos="8640"/>
        </w:tabs>
        <w:rPr>
          <w:b/>
          <w:sz w:val="20"/>
        </w:rPr>
      </w:pPr>
      <w:r w:rsidRPr="00894786">
        <w:rPr>
          <w:u w:val="single"/>
        </w:rPr>
        <w:t>ROC curves</w:t>
      </w:r>
      <w:r w:rsidR="00CA2BAF">
        <w:rPr>
          <w:b/>
          <w:sz w:val="20"/>
        </w:rPr>
        <w:t xml:space="preserve"> </w:t>
      </w:r>
    </w:p>
    <w:p w14:paraId="05F17B9B" w14:textId="77777777" w:rsidR="00894786" w:rsidRDefault="00894786" w:rsidP="00894786">
      <w:pPr>
        <w:pStyle w:val="Header"/>
        <w:tabs>
          <w:tab w:val="clear" w:pos="4320"/>
          <w:tab w:val="clear" w:pos="8640"/>
        </w:tabs>
        <w:ind w:left="720"/>
      </w:pPr>
    </w:p>
    <w:p w14:paraId="1C1F93A5" w14:textId="77777777" w:rsidR="00894786" w:rsidRDefault="00894786" w:rsidP="00894786">
      <w:pPr>
        <w:pStyle w:val="Header"/>
        <w:tabs>
          <w:tab w:val="clear" w:pos="4320"/>
          <w:tab w:val="clear" w:pos="8640"/>
        </w:tabs>
        <w:ind w:left="720"/>
      </w:pPr>
      <w:proofErr w:type="gramStart"/>
      <w:r>
        <w:lastRenderedPageBreak/>
        <w:t>In order to</w:t>
      </w:r>
      <w:proofErr w:type="gramEnd"/>
      <w:r>
        <w:t xml:space="preserve"> understand what a ROC curve </w:t>
      </w:r>
      <w:proofErr w:type="gramStart"/>
      <w:r>
        <w:t>represents,</w:t>
      </w:r>
      <w:proofErr w:type="gramEnd"/>
      <w:r>
        <w:t xml:space="preserve"> we need to discuss what the “sensitivity” and “specificity” </w:t>
      </w:r>
      <w:r w:rsidR="00C92EFB">
        <w:t>represent</w:t>
      </w:r>
      <w:r>
        <w:t xml:space="preserve"> for </w:t>
      </w:r>
      <w:r w:rsidR="00AF766D">
        <w:t xml:space="preserve">a </w:t>
      </w:r>
      <w:r>
        <w:t>classification method.</w:t>
      </w:r>
    </w:p>
    <w:p w14:paraId="026FEC79" w14:textId="77777777" w:rsidR="00894786" w:rsidRDefault="00894786" w:rsidP="00894786">
      <w:pPr>
        <w:pStyle w:val="Header"/>
        <w:tabs>
          <w:tab w:val="clear" w:pos="4320"/>
          <w:tab w:val="clear" w:pos="8640"/>
        </w:tabs>
        <w:ind w:left="720"/>
      </w:pPr>
    </w:p>
    <w:p w14:paraId="1ACF9508" w14:textId="77777777" w:rsidR="00894786" w:rsidRDefault="00894786" w:rsidP="00894786">
      <w:r>
        <w:rPr>
          <w:u w:val="single"/>
        </w:rPr>
        <w:t>Example</w:t>
      </w:r>
      <w:r>
        <w:t>: HIV testing (</w:t>
      </w:r>
      <w:r w:rsidR="0016495B">
        <w:t xml:space="preserve">partially </w:t>
      </w:r>
      <w:r>
        <w:t xml:space="preserve">from </w:t>
      </w:r>
      <w:proofErr w:type="gramStart"/>
      <w:r w:rsidR="0016495B">
        <w:t xml:space="preserve">the </w:t>
      </w:r>
      <w:r>
        <w:t>DA</w:t>
      </w:r>
      <w:proofErr w:type="gramEnd"/>
      <w:r>
        <w:t xml:space="preserve"> notes)</w:t>
      </w:r>
    </w:p>
    <w:p w14:paraId="28951ACB" w14:textId="77777777" w:rsidR="00894786" w:rsidRDefault="00894786" w:rsidP="00894786"/>
    <w:p w14:paraId="7B31A1C7" w14:textId="77777777" w:rsidR="00894786" w:rsidRDefault="00894786" w:rsidP="00894786">
      <w:pPr>
        <w:pStyle w:val="BodyTextIndent"/>
      </w:pPr>
      <w:r>
        <w:t xml:space="preserve">Suppose a clinical trial is being conducted on a new HIV test. The test measures </w:t>
      </w:r>
      <w:proofErr w:type="gramStart"/>
      <w:r>
        <w:t>a number of</w:t>
      </w:r>
      <w:proofErr w:type="gramEnd"/>
      <w:r>
        <w:t xml:space="preserve"> different variables related to the presence of HIV. Using a classification method, a rule is developed to classify the subjects as negative or positive. Suppose an older, more expensive test (</w:t>
      </w:r>
      <w:r w:rsidR="0016495B">
        <w:t xml:space="preserve">a </w:t>
      </w:r>
      <w:r>
        <w:t>“gold standard”) can be used to determine if someone is really HIV positive or not. Below are the possible outcomes:</w:t>
      </w:r>
    </w:p>
    <w:p w14:paraId="3A184CCC" w14:textId="77777777" w:rsidR="00894786" w:rsidRDefault="00894786" w:rsidP="00894786">
      <w:pPr>
        <w:ind w:left="1440"/>
      </w:pPr>
    </w:p>
    <w:tbl>
      <w:tblPr>
        <w:tblW w:w="6120" w:type="dxa"/>
        <w:tblInd w:w="1440" w:type="dxa"/>
        <w:tblCellMar>
          <w:left w:w="0" w:type="dxa"/>
          <w:right w:w="0" w:type="dxa"/>
        </w:tblCellMar>
        <w:tblLook w:val="0000" w:firstRow="0" w:lastRow="0" w:firstColumn="0" w:lastColumn="0" w:noHBand="0" w:noVBand="0"/>
      </w:tblPr>
      <w:tblGrid>
        <w:gridCol w:w="1280"/>
        <w:gridCol w:w="1280"/>
        <w:gridCol w:w="1883"/>
        <w:gridCol w:w="1677"/>
      </w:tblGrid>
      <w:tr w:rsidR="00894786" w14:paraId="0237554E" w14:textId="77777777" w:rsidTr="009315A3">
        <w:trPr>
          <w:trHeight w:val="510"/>
        </w:trPr>
        <w:tc>
          <w:tcPr>
            <w:tcW w:w="1280" w:type="dxa"/>
            <w:tcBorders>
              <w:top w:val="nil"/>
              <w:left w:val="nil"/>
              <w:bottom w:val="nil"/>
              <w:right w:val="nil"/>
            </w:tcBorders>
            <w:noWrap/>
            <w:tcMar>
              <w:top w:w="27" w:type="dxa"/>
              <w:left w:w="27" w:type="dxa"/>
              <w:bottom w:w="0" w:type="dxa"/>
              <w:right w:w="27" w:type="dxa"/>
            </w:tcMar>
            <w:vAlign w:val="bottom"/>
          </w:tcPr>
          <w:p w14:paraId="5147118A" w14:textId="77777777" w:rsidR="00894786" w:rsidRDefault="00894786" w:rsidP="009315A3">
            <w:pPr>
              <w:rPr>
                <w:szCs w:val="40"/>
              </w:rPr>
            </w:pPr>
          </w:p>
        </w:tc>
        <w:tc>
          <w:tcPr>
            <w:tcW w:w="1280" w:type="dxa"/>
            <w:tcBorders>
              <w:top w:val="nil"/>
              <w:left w:val="nil"/>
              <w:bottom w:val="nil"/>
              <w:right w:val="nil"/>
            </w:tcBorders>
            <w:noWrap/>
            <w:tcMar>
              <w:top w:w="27" w:type="dxa"/>
              <w:left w:w="27" w:type="dxa"/>
              <w:bottom w:w="0" w:type="dxa"/>
              <w:right w:w="27" w:type="dxa"/>
            </w:tcMar>
            <w:vAlign w:val="bottom"/>
          </w:tcPr>
          <w:p w14:paraId="2E78B666" w14:textId="77777777" w:rsidR="00894786" w:rsidRDefault="00894786" w:rsidP="009315A3">
            <w:pPr>
              <w:rPr>
                <w:szCs w:val="40"/>
              </w:rPr>
            </w:pPr>
          </w:p>
        </w:tc>
        <w:tc>
          <w:tcPr>
            <w:tcW w:w="3560" w:type="dxa"/>
            <w:gridSpan w:val="2"/>
            <w:tcBorders>
              <w:top w:val="single" w:sz="4" w:space="0" w:color="auto"/>
              <w:left w:val="single" w:sz="4" w:space="0" w:color="auto"/>
              <w:bottom w:val="single" w:sz="4" w:space="0" w:color="auto"/>
              <w:right w:val="single" w:sz="4" w:space="0" w:color="000000"/>
            </w:tcBorders>
            <w:shd w:val="clear" w:color="auto" w:fill="FFFF99"/>
            <w:noWrap/>
            <w:tcMar>
              <w:top w:w="27" w:type="dxa"/>
              <w:left w:w="27" w:type="dxa"/>
              <w:bottom w:w="0" w:type="dxa"/>
              <w:right w:w="27" w:type="dxa"/>
            </w:tcMar>
            <w:vAlign w:val="bottom"/>
          </w:tcPr>
          <w:p w14:paraId="67FA23AB" w14:textId="77777777" w:rsidR="00894786" w:rsidRDefault="00894786" w:rsidP="009315A3">
            <w:pPr>
              <w:jc w:val="center"/>
              <w:rPr>
                <w:szCs w:val="40"/>
              </w:rPr>
            </w:pPr>
            <w:r>
              <w:rPr>
                <w:szCs w:val="40"/>
              </w:rPr>
              <w:t>HIV test results</w:t>
            </w:r>
          </w:p>
        </w:tc>
      </w:tr>
      <w:tr w:rsidR="00894786" w14:paraId="17CAAECF" w14:textId="77777777" w:rsidTr="009315A3">
        <w:trPr>
          <w:trHeight w:val="510"/>
        </w:trPr>
        <w:tc>
          <w:tcPr>
            <w:tcW w:w="0" w:type="auto"/>
            <w:tcBorders>
              <w:top w:val="nil"/>
              <w:left w:val="nil"/>
              <w:bottom w:val="nil"/>
              <w:right w:val="nil"/>
            </w:tcBorders>
            <w:noWrap/>
            <w:tcMar>
              <w:top w:w="27" w:type="dxa"/>
              <w:left w:w="27" w:type="dxa"/>
              <w:bottom w:w="0" w:type="dxa"/>
              <w:right w:w="27" w:type="dxa"/>
            </w:tcMar>
            <w:vAlign w:val="bottom"/>
          </w:tcPr>
          <w:p w14:paraId="1FD04051" w14:textId="77777777" w:rsidR="00894786" w:rsidRDefault="00894786" w:rsidP="009315A3">
            <w:pPr>
              <w:rPr>
                <w:szCs w:val="40"/>
              </w:rPr>
            </w:pPr>
          </w:p>
        </w:tc>
        <w:tc>
          <w:tcPr>
            <w:tcW w:w="0" w:type="auto"/>
            <w:tcBorders>
              <w:top w:val="nil"/>
              <w:left w:val="nil"/>
              <w:bottom w:val="nil"/>
              <w:right w:val="nil"/>
            </w:tcBorders>
            <w:noWrap/>
            <w:tcMar>
              <w:top w:w="27" w:type="dxa"/>
              <w:left w:w="27" w:type="dxa"/>
              <w:bottom w:w="0" w:type="dxa"/>
              <w:right w:w="27" w:type="dxa"/>
            </w:tcMar>
            <w:vAlign w:val="bottom"/>
          </w:tcPr>
          <w:p w14:paraId="13403900" w14:textId="77777777" w:rsidR="00894786" w:rsidRDefault="00894786" w:rsidP="009315A3">
            <w:pPr>
              <w:rPr>
                <w:szCs w:val="40"/>
              </w:rPr>
            </w:pPr>
          </w:p>
        </w:tc>
        <w:tc>
          <w:tcPr>
            <w:tcW w:w="0" w:type="auto"/>
            <w:tcBorders>
              <w:top w:val="nil"/>
              <w:left w:val="single" w:sz="4" w:space="0" w:color="auto"/>
              <w:bottom w:val="single" w:sz="4" w:space="0" w:color="auto"/>
              <w:right w:val="single" w:sz="4" w:space="0" w:color="auto"/>
            </w:tcBorders>
            <w:shd w:val="clear" w:color="auto" w:fill="FFFF99"/>
            <w:noWrap/>
            <w:tcMar>
              <w:top w:w="27" w:type="dxa"/>
              <w:left w:w="27" w:type="dxa"/>
              <w:bottom w:w="0" w:type="dxa"/>
              <w:right w:w="27" w:type="dxa"/>
            </w:tcMar>
            <w:vAlign w:val="bottom"/>
          </w:tcPr>
          <w:p w14:paraId="21D769C0" w14:textId="77777777" w:rsidR="00894786" w:rsidRDefault="00894786" w:rsidP="009315A3">
            <w:pPr>
              <w:jc w:val="center"/>
              <w:rPr>
                <w:szCs w:val="40"/>
              </w:rPr>
            </w:pPr>
            <w:r>
              <w:rPr>
                <w:szCs w:val="40"/>
              </w:rPr>
              <w:t>Negative</w:t>
            </w:r>
          </w:p>
        </w:tc>
        <w:tc>
          <w:tcPr>
            <w:tcW w:w="0" w:type="auto"/>
            <w:tcBorders>
              <w:top w:val="nil"/>
              <w:left w:val="nil"/>
              <w:bottom w:val="single" w:sz="4" w:space="0" w:color="auto"/>
              <w:right w:val="single" w:sz="4" w:space="0" w:color="auto"/>
            </w:tcBorders>
            <w:shd w:val="clear" w:color="auto" w:fill="FFFF99"/>
            <w:noWrap/>
            <w:tcMar>
              <w:top w:w="27" w:type="dxa"/>
              <w:left w:w="27" w:type="dxa"/>
              <w:bottom w:w="0" w:type="dxa"/>
              <w:right w:w="27" w:type="dxa"/>
            </w:tcMar>
            <w:vAlign w:val="bottom"/>
          </w:tcPr>
          <w:p w14:paraId="6000BFCB" w14:textId="77777777" w:rsidR="00894786" w:rsidRDefault="00894786" w:rsidP="009315A3">
            <w:pPr>
              <w:jc w:val="center"/>
              <w:rPr>
                <w:szCs w:val="40"/>
              </w:rPr>
            </w:pPr>
            <w:r>
              <w:rPr>
                <w:szCs w:val="40"/>
              </w:rPr>
              <w:t>Positive</w:t>
            </w:r>
          </w:p>
        </w:tc>
      </w:tr>
      <w:tr w:rsidR="00894786" w14:paraId="5CE3E11B" w14:textId="77777777" w:rsidTr="009315A3">
        <w:trPr>
          <w:cantSplit/>
          <w:trHeight w:val="510"/>
        </w:trPr>
        <w:tc>
          <w:tcPr>
            <w:tcW w:w="1280" w:type="dxa"/>
            <w:vMerge w:val="restart"/>
            <w:tcBorders>
              <w:top w:val="single" w:sz="4" w:space="0" w:color="auto"/>
              <w:left w:val="single" w:sz="4" w:space="0" w:color="auto"/>
              <w:bottom w:val="single" w:sz="4" w:space="0" w:color="000000"/>
              <w:right w:val="single" w:sz="4" w:space="0" w:color="auto"/>
            </w:tcBorders>
            <w:shd w:val="clear" w:color="auto" w:fill="FFFF99"/>
            <w:tcMar>
              <w:top w:w="27" w:type="dxa"/>
              <w:left w:w="27" w:type="dxa"/>
              <w:bottom w:w="0" w:type="dxa"/>
              <w:right w:w="27" w:type="dxa"/>
            </w:tcMar>
            <w:vAlign w:val="bottom"/>
          </w:tcPr>
          <w:p w14:paraId="55A0E96E" w14:textId="77777777" w:rsidR="00894786" w:rsidRDefault="00894786" w:rsidP="009315A3">
            <w:pPr>
              <w:jc w:val="center"/>
              <w:rPr>
                <w:szCs w:val="40"/>
              </w:rPr>
            </w:pPr>
            <w:r>
              <w:rPr>
                <w:szCs w:val="40"/>
              </w:rPr>
              <w:t>HIV actual</w:t>
            </w:r>
          </w:p>
        </w:tc>
        <w:tc>
          <w:tcPr>
            <w:tcW w:w="0" w:type="auto"/>
            <w:tcBorders>
              <w:top w:val="single" w:sz="4" w:space="0" w:color="auto"/>
              <w:left w:val="nil"/>
              <w:bottom w:val="single" w:sz="4" w:space="0" w:color="auto"/>
              <w:right w:val="single" w:sz="4" w:space="0" w:color="auto"/>
            </w:tcBorders>
            <w:shd w:val="clear" w:color="auto" w:fill="FFFF99"/>
            <w:noWrap/>
            <w:tcMar>
              <w:top w:w="27" w:type="dxa"/>
              <w:left w:w="27" w:type="dxa"/>
              <w:bottom w:w="0" w:type="dxa"/>
              <w:right w:w="27" w:type="dxa"/>
            </w:tcMar>
            <w:vAlign w:val="bottom"/>
          </w:tcPr>
          <w:p w14:paraId="1927FD93" w14:textId="77777777" w:rsidR="00894786" w:rsidRDefault="00894786" w:rsidP="009315A3">
            <w:pPr>
              <w:jc w:val="center"/>
              <w:rPr>
                <w:szCs w:val="40"/>
              </w:rPr>
            </w:pPr>
            <w:r>
              <w:rPr>
                <w:szCs w:val="40"/>
              </w:rPr>
              <w:t>No</w:t>
            </w:r>
          </w:p>
        </w:tc>
        <w:tc>
          <w:tcPr>
            <w:tcW w:w="0" w:type="auto"/>
            <w:tcBorders>
              <w:top w:val="nil"/>
              <w:left w:val="nil"/>
              <w:bottom w:val="single" w:sz="4" w:space="0" w:color="auto"/>
              <w:right w:val="single" w:sz="4" w:space="0" w:color="auto"/>
            </w:tcBorders>
            <w:shd w:val="clear" w:color="auto" w:fill="FFCC99"/>
            <w:noWrap/>
            <w:tcMar>
              <w:top w:w="27" w:type="dxa"/>
              <w:left w:w="27" w:type="dxa"/>
              <w:bottom w:w="0" w:type="dxa"/>
              <w:right w:w="27" w:type="dxa"/>
            </w:tcMar>
            <w:vAlign w:val="bottom"/>
          </w:tcPr>
          <w:p w14:paraId="2E37B75C" w14:textId="77777777" w:rsidR="00894786" w:rsidRDefault="00894786" w:rsidP="009315A3">
            <w:pPr>
              <w:jc w:val="center"/>
              <w:rPr>
                <w:szCs w:val="40"/>
              </w:rPr>
            </w:pPr>
            <w:r>
              <w:rPr>
                <w:szCs w:val="40"/>
              </w:rPr>
              <w:t>Correct</w:t>
            </w:r>
          </w:p>
        </w:tc>
        <w:tc>
          <w:tcPr>
            <w:tcW w:w="0" w:type="auto"/>
            <w:tcBorders>
              <w:top w:val="nil"/>
              <w:left w:val="nil"/>
              <w:bottom w:val="single" w:sz="4" w:space="0" w:color="auto"/>
              <w:right w:val="single" w:sz="4" w:space="0" w:color="auto"/>
            </w:tcBorders>
            <w:shd w:val="clear" w:color="auto" w:fill="CCFFCC"/>
            <w:noWrap/>
            <w:tcMar>
              <w:top w:w="27" w:type="dxa"/>
              <w:left w:w="27" w:type="dxa"/>
              <w:bottom w:w="0" w:type="dxa"/>
              <w:right w:w="27" w:type="dxa"/>
            </w:tcMar>
            <w:vAlign w:val="bottom"/>
          </w:tcPr>
          <w:p w14:paraId="2A821EC9" w14:textId="77777777" w:rsidR="00894786" w:rsidRDefault="00894786" w:rsidP="009315A3">
            <w:pPr>
              <w:jc w:val="center"/>
              <w:rPr>
                <w:szCs w:val="40"/>
              </w:rPr>
            </w:pPr>
            <w:r>
              <w:rPr>
                <w:szCs w:val="40"/>
              </w:rPr>
              <w:t>Error</w:t>
            </w:r>
          </w:p>
        </w:tc>
      </w:tr>
      <w:tr w:rsidR="00894786" w14:paraId="05846D9D" w14:textId="77777777" w:rsidTr="009315A3">
        <w:trPr>
          <w:cantSplit/>
          <w:trHeight w:val="510"/>
        </w:trPr>
        <w:tc>
          <w:tcPr>
            <w:tcW w:w="0" w:type="auto"/>
            <w:vMerge/>
            <w:tcBorders>
              <w:top w:val="single" w:sz="4" w:space="0" w:color="auto"/>
              <w:left w:val="single" w:sz="4" w:space="0" w:color="auto"/>
              <w:bottom w:val="single" w:sz="4" w:space="0" w:color="000000"/>
              <w:right w:val="single" w:sz="4" w:space="0" w:color="auto"/>
            </w:tcBorders>
            <w:vAlign w:val="center"/>
          </w:tcPr>
          <w:p w14:paraId="2D3FABB7" w14:textId="77777777" w:rsidR="00894786" w:rsidRDefault="00894786" w:rsidP="009315A3">
            <w:pPr>
              <w:rPr>
                <w:szCs w:val="40"/>
              </w:rPr>
            </w:pPr>
          </w:p>
        </w:tc>
        <w:tc>
          <w:tcPr>
            <w:tcW w:w="0" w:type="auto"/>
            <w:tcBorders>
              <w:top w:val="nil"/>
              <w:left w:val="nil"/>
              <w:bottom w:val="single" w:sz="4" w:space="0" w:color="auto"/>
              <w:right w:val="single" w:sz="4" w:space="0" w:color="auto"/>
            </w:tcBorders>
            <w:shd w:val="clear" w:color="auto" w:fill="FFFF99"/>
            <w:noWrap/>
            <w:tcMar>
              <w:top w:w="27" w:type="dxa"/>
              <w:left w:w="27" w:type="dxa"/>
              <w:bottom w:w="0" w:type="dxa"/>
              <w:right w:w="27" w:type="dxa"/>
            </w:tcMar>
            <w:vAlign w:val="bottom"/>
          </w:tcPr>
          <w:p w14:paraId="7EAB5C53" w14:textId="77777777" w:rsidR="00894786" w:rsidRDefault="00894786" w:rsidP="009315A3">
            <w:pPr>
              <w:jc w:val="center"/>
              <w:rPr>
                <w:szCs w:val="40"/>
              </w:rPr>
            </w:pPr>
            <w:r>
              <w:rPr>
                <w:szCs w:val="40"/>
              </w:rPr>
              <w:t>Yes</w:t>
            </w:r>
          </w:p>
        </w:tc>
        <w:tc>
          <w:tcPr>
            <w:tcW w:w="0" w:type="auto"/>
            <w:tcBorders>
              <w:top w:val="nil"/>
              <w:left w:val="nil"/>
              <w:bottom w:val="single" w:sz="4" w:space="0" w:color="auto"/>
              <w:right w:val="single" w:sz="4" w:space="0" w:color="auto"/>
            </w:tcBorders>
            <w:shd w:val="clear" w:color="auto" w:fill="CCFFCC"/>
            <w:noWrap/>
            <w:tcMar>
              <w:top w:w="27" w:type="dxa"/>
              <w:left w:w="27" w:type="dxa"/>
              <w:bottom w:w="0" w:type="dxa"/>
              <w:right w:w="27" w:type="dxa"/>
            </w:tcMar>
            <w:vAlign w:val="bottom"/>
          </w:tcPr>
          <w:p w14:paraId="0F01DBFC" w14:textId="77777777" w:rsidR="00894786" w:rsidRDefault="00894786" w:rsidP="009315A3">
            <w:pPr>
              <w:jc w:val="center"/>
              <w:rPr>
                <w:szCs w:val="40"/>
              </w:rPr>
            </w:pPr>
            <w:r>
              <w:rPr>
                <w:szCs w:val="40"/>
              </w:rPr>
              <w:t>Error</w:t>
            </w:r>
          </w:p>
        </w:tc>
        <w:tc>
          <w:tcPr>
            <w:tcW w:w="0" w:type="auto"/>
            <w:tcBorders>
              <w:top w:val="nil"/>
              <w:left w:val="nil"/>
              <w:bottom w:val="single" w:sz="4" w:space="0" w:color="auto"/>
              <w:right w:val="single" w:sz="4" w:space="0" w:color="auto"/>
            </w:tcBorders>
            <w:shd w:val="clear" w:color="auto" w:fill="FFCC99"/>
            <w:noWrap/>
            <w:tcMar>
              <w:top w:w="27" w:type="dxa"/>
              <w:left w:w="27" w:type="dxa"/>
              <w:bottom w:w="0" w:type="dxa"/>
              <w:right w:w="27" w:type="dxa"/>
            </w:tcMar>
            <w:vAlign w:val="bottom"/>
          </w:tcPr>
          <w:p w14:paraId="55610187" w14:textId="77777777" w:rsidR="00894786" w:rsidRDefault="00894786" w:rsidP="009315A3">
            <w:pPr>
              <w:jc w:val="center"/>
              <w:rPr>
                <w:szCs w:val="40"/>
              </w:rPr>
            </w:pPr>
            <w:r>
              <w:rPr>
                <w:szCs w:val="40"/>
              </w:rPr>
              <w:t>Correct</w:t>
            </w:r>
          </w:p>
        </w:tc>
      </w:tr>
    </w:tbl>
    <w:p w14:paraId="446DE425" w14:textId="77777777" w:rsidR="00894786" w:rsidRDefault="00894786" w:rsidP="00894786">
      <w:pPr>
        <w:ind w:left="1440"/>
      </w:pPr>
    </w:p>
    <w:p w14:paraId="46D63D8D" w14:textId="77777777" w:rsidR="0016495B" w:rsidRDefault="00894786" w:rsidP="00894786">
      <w:pPr>
        <w:pStyle w:val="BodyTextIndent"/>
      </w:pPr>
      <w:r>
        <w:t xml:space="preserve">The </w:t>
      </w:r>
      <w:r w:rsidRPr="00894786">
        <w:rPr>
          <w:u w:val="single"/>
        </w:rPr>
        <w:t>sensitivity</w:t>
      </w:r>
      <w:r>
        <w:t xml:space="preserve"> of the classification method is the proportion of true </w:t>
      </w:r>
      <w:r w:rsidR="003819C9">
        <w:t xml:space="preserve">(actual) </w:t>
      </w:r>
      <w:r>
        <w:t xml:space="preserve">positives correctly classified as positive. </w:t>
      </w:r>
      <w:r w:rsidR="0096502F">
        <w:t xml:space="preserve">In a notational form, </w:t>
      </w:r>
    </w:p>
    <w:p w14:paraId="24042975" w14:textId="77777777" w:rsidR="0016495B" w:rsidRDefault="0016495B" w:rsidP="00894786">
      <w:pPr>
        <w:pStyle w:val="BodyTextIndent"/>
      </w:pPr>
    </w:p>
    <w:p w14:paraId="4EB7422C" w14:textId="77777777" w:rsidR="00894786" w:rsidRDefault="003904F7" w:rsidP="0016495B">
      <w:pPr>
        <w:pStyle w:val="BodyTextIndent"/>
        <w:ind w:left="1440"/>
      </w:pPr>
      <w:r w:rsidRPr="0096502F">
        <w:rPr>
          <w:position w:val="-14"/>
        </w:rPr>
        <w:object w:dxaOrig="6160" w:dyaOrig="580" w14:anchorId="40911280">
          <v:shape id="_x0000_i1064" type="#_x0000_t75" style="width:308.55pt;height:27.45pt" o:ole="">
            <v:imagedata r:id="rId74" o:title=""/>
          </v:shape>
          <o:OLEObject Type="Embed" ProgID="Equation.DSMT4" ShapeID="_x0000_i1064" DrawAspect="Content" ObjectID="_1811685742" r:id="rId75"/>
        </w:object>
      </w:r>
      <w:r w:rsidR="0096502F">
        <w:t xml:space="preserve"> </w:t>
      </w:r>
    </w:p>
    <w:p w14:paraId="67727590" w14:textId="77777777" w:rsidR="00894786" w:rsidRDefault="00894786" w:rsidP="00894786">
      <w:pPr>
        <w:pStyle w:val="Header"/>
        <w:tabs>
          <w:tab w:val="clear" w:pos="4320"/>
          <w:tab w:val="clear" w:pos="8640"/>
        </w:tabs>
        <w:ind w:left="720"/>
      </w:pPr>
    </w:p>
    <w:p w14:paraId="2D14FE83" w14:textId="77777777" w:rsidR="0016495B" w:rsidRDefault="00894786" w:rsidP="00894786">
      <w:pPr>
        <w:pStyle w:val="Header"/>
        <w:tabs>
          <w:tab w:val="clear" w:pos="4320"/>
          <w:tab w:val="clear" w:pos="8640"/>
        </w:tabs>
        <w:ind w:left="720"/>
      </w:pPr>
      <w:r>
        <w:lastRenderedPageBreak/>
        <w:t xml:space="preserve">The </w:t>
      </w:r>
      <w:r w:rsidRPr="00894786">
        <w:rPr>
          <w:u w:val="single"/>
        </w:rPr>
        <w:t>specificity</w:t>
      </w:r>
      <w:r>
        <w:t xml:space="preserve"> of the classification method is the proportion of true </w:t>
      </w:r>
      <w:r w:rsidR="003819C9">
        <w:t xml:space="preserve">(actual) </w:t>
      </w:r>
      <w:r>
        <w:t>negatives correctly classified as negatives</w:t>
      </w:r>
      <w:r w:rsidR="0096502F">
        <w:t xml:space="preserve">. In a notational form, </w:t>
      </w:r>
    </w:p>
    <w:p w14:paraId="1974C255" w14:textId="77777777" w:rsidR="0016495B" w:rsidRDefault="0016495B" w:rsidP="00894786">
      <w:pPr>
        <w:pStyle w:val="Header"/>
        <w:tabs>
          <w:tab w:val="clear" w:pos="4320"/>
          <w:tab w:val="clear" w:pos="8640"/>
        </w:tabs>
        <w:ind w:left="720"/>
      </w:pPr>
    </w:p>
    <w:p w14:paraId="2F4FE915" w14:textId="77777777" w:rsidR="00894786" w:rsidRDefault="003904F7" w:rsidP="0016495B">
      <w:pPr>
        <w:pStyle w:val="Header"/>
        <w:tabs>
          <w:tab w:val="clear" w:pos="4320"/>
          <w:tab w:val="clear" w:pos="8640"/>
        </w:tabs>
        <w:ind w:left="1440"/>
      </w:pPr>
      <w:r w:rsidRPr="0096502F">
        <w:rPr>
          <w:position w:val="-14"/>
        </w:rPr>
        <w:object w:dxaOrig="6480" w:dyaOrig="580" w14:anchorId="187F8694">
          <v:shape id="_x0000_i1065" type="#_x0000_t75" style="width:325.7pt;height:27.45pt" o:ole="">
            <v:imagedata r:id="rId76" o:title=""/>
          </v:shape>
          <o:OLEObject Type="Embed" ProgID="Equation.DSMT4" ShapeID="_x0000_i1065" DrawAspect="Content" ObjectID="_1811685743" r:id="rId77"/>
        </w:object>
      </w:r>
    </w:p>
    <w:p w14:paraId="27AD98EE" w14:textId="77777777" w:rsidR="00894786" w:rsidRDefault="00894786" w:rsidP="00894786">
      <w:pPr>
        <w:pStyle w:val="Header"/>
        <w:tabs>
          <w:tab w:val="clear" w:pos="4320"/>
          <w:tab w:val="clear" w:pos="8640"/>
        </w:tabs>
        <w:ind w:left="720"/>
      </w:pPr>
    </w:p>
    <w:p w14:paraId="49D0B52E" w14:textId="77777777" w:rsidR="00894786" w:rsidRDefault="00894786" w:rsidP="00894786">
      <w:pPr>
        <w:pStyle w:val="Header"/>
        <w:tabs>
          <w:tab w:val="clear" w:pos="4320"/>
          <w:tab w:val="clear" w:pos="8640"/>
        </w:tabs>
        <w:ind w:left="720"/>
      </w:pPr>
      <w:r>
        <w:t xml:space="preserve">For example, suppose </w:t>
      </w:r>
      <w:r w:rsidR="0096502F">
        <w:t>the following results occurred in a clinical trial:</w:t>
      </w:r>
    </w:p>
    <w:p w14:paraId="66C393EE" w14:textId="77777777" w:rsidR="0096502F" w:rsidRDefault="0096502F" w:rsidP="00894786">
      <w:pPr>
        <w:pStyle w:val="Header"/>
        <w:tabs>
          <w:tab w:val="clear" w:pos="4320"/>
          <w:tab w:val="clear" w:pos="8640"/>
        </w:tabs>
        <w:ind w:left="720"/>
      </w:pPr>
    </w:p>
    <w:tbl>
      <w:tblPr>
        <w:tblW w:w="6120" w:type="dxa"/>
        <w:tblInd w:w="1440" w:type="dxa"/>
        <w:tblCellMar>
          <w:left w:w="0" w:type="dxa"/>
          <w:right w:w="0" w:type="dxa"/>
        </w:tblCellMar>
        <w:tblLook w:val="0000" w:firstRow="0" w:lastRow="0" w:firstColumn="0" w:lastColumn="0" w:noHBand="0" w:noVBand="0"/>
      </w:tblPr>
      <w:tblGrid>
        <w:gridCol w:w="1280"/>
        <w:gridCol w:w="1280"/>
        <w:gridCol w:w="1883"/>
        <w:gridCol w:w="1677"/>
      </w:tblGrid>
      <w:tr w:rsidR="0096502F" w14:paraId="2948E020" w14:textId="77777777" w:rsidTr="009315A3">
        <w:trPr>
          <w:trHeight w:val="510"/>
        </w:trPr>
        <w:tc>
          <w:tcPr>
            <w:tcW w:w="1280" w:type="dxa"/>
            <w:tcBorders>
              <w:top w:val="nil"/>
              <w:left w:val="nil"/>
              <w:bottom w:val="nil"/>
              <w:right w:val="nil"/>
            </w:tcBorders>
            <w:noWrap/>
            <w:tcMar>
              <w:top w:w="27" w:type="dxa"/>
              <w:left w:w="27" w:type="dxa"/>
              <w:bottom w:w="0" w:type="dxa"/>
              <w:right w:w="27" w:type="dxa"/>
            </w:tcMar>
            <w:vAlign w:val="bottom"/>
          </w:tcPr>
          <w:p w14:paraId="780EF2B7" w14:textId="77777777" w:rsidR="0096502F" w:rsidRDefault="0096502F" w:rsidP="009315A3">
            <w:pPr>
              <w:rPr>
                <w:szCs w:val="40"/>
              </w:rPr>
            </w:pPr>
          </w:p>
        </w:tc>
        <w:tc>
          <w:tcPr>
            <w:tcW w:w="1280" w:type="dxa"/>
            <w:tcBorders>
              <w:top w:val="nil"/>
              <w:left w:val="nil"/>
              <w:bottom w:val="nil"/>
              <w:right w:val="nil"/>
            </w:tcBorders>
            <w:noWrap/>
            <w:tcMar>
              <w:top w:w="27" w:type="dxa"/>
              <w:left w:w="27" w:type="dxa"/>
              <w:bottom w:w="0" w:type="dxa"/>
              <w:right w:w="27" w:type="dxa"/>
            </w:tcMar>
            <w:vAlign w:val="bottom"/>
          </w:tcPr>
          <w:p w14:paraId="70824DD7" w14:textId="77777777" w:rsidR="0096502F" w:rsidRDefault="0096502F" w:rsidP="009315A3">
            <w:pPr>
              <w:rPr>
                <w:szCs w:val="40"/>
              </w:rPr>
            </w:pPr>
          </w:p>
        </w:tc>
        <w:tc>
          <w:tcPr>
            <w:tcW w:w="3560" w:type="dxa"/>
            <w:gridSpan w:val="2"/>
            <w:tcBorders>
              <w:top w:val="single" w:sz="4" w:space="0" w:color="auto"/>
              <w:left w:val="single" w:sz="4" w:space="0" w:color="auto"/>
              <w:bottom w:val="single" w:sz="4" w:space="0" w:color="auto"/>
              <w:right w:val="single" w:sz="4" w:space="0" w:color="000000"/>
            </w:tcBorders>
            <w:shd w:val="clear" w:color="auto" w:fill="FFFF99"/>
            <w:noWrap/>
            <w:tcMar>
              <w:top w:w="27" w:type="dxa"/>
              <w:left w:w="27" w:type="dxa"/>
              <w:bottom w:w="0" w:type="dxa"/>
              <w:right w:w="27" w:type="dxa"/>
            </w:tcMar>
            <w:vAlign w:val="bottom"/>
          </w:tcPr>
          <w:p w14:paraId="51F11895" w14:textId="77777777" w:rsidR="0096502F" w:rsidRDefault="0096502F" w:rsidP="009315A3">
            <w:pPr>
              <w:jc w:val="center"/>
              <w:rPr>
                <w:szCs w:val="40"/>
              </w:rPr>
            </w:pPr>
            <w:r>
              <w:rPr>
                <w:szCs w:val="40"/>
              </w:rPr>
              <w:t>HIV test results</w:t>
            </w:r>
          </w:p>
        </w:tc>
      </w:tr>
      <w:tr w:rsidR="0096502F" w14:paraId="446902C9" w14:textId="77777777" w:rsidTr="009315A3">
        <w:trPr>
          <w:trHeight w:val="510"/>
        </w:trPr>
        <w:tc>
          <w:tcPr>
            <w:tcW w:w="0" w:type="auto"/>
            <w:tcBorders>
              <w:top w:val="nil"/>
              <w:left w:val="nil"/>
              <w:bottom w:val="nil"/>
              <w:right w:val="nil"/>
            </w:tcBorders>
            <w:noWrap/>
            <w:tcMar>
              <w:top w:w="27" w:type="dxa"/>
              <w:left w:w="27" w:type="dxa"/>
              <w:bottom w:w="0" w:type="dxa"/>
              <w:right w:w="27" w:type="dxa"/>
            </w:tcMar>
            <w:vAlign w:val="bottom"/>
          </w:tcPr>
          <w:p w14:paraId="6BCAF6DA" w14:textId="77777777" w:rsidR="0096502F" w:rsidRDefault="0096502F" w:rsidP="009315A3">
            <w:pPr>
              <w:rPr>
                <w:szCs w:val="40"/>
              </w:rPr>
            </w:pPr>
          </w:p>
        </w:tc>
        <w:tc>
          <w:tcPr>
            <w:tcW w:w="0" w:type="auto"/>
            <w:tcBorders>
              <w:top w:val="nil"/>
              <w:left w:val="nil"/>
              <w:bottom w:val="nil"/>
              <w:right w:val="nil"/>
            </w:tcBorders>
            <w:noWrap/>
            <w:tcMar>
              <w:top w:w="27" w:type="dxa"/>
              <w:left w:w="27" w:type="dxa"/>
              <w:bottom w:w="0" w:type="dxa"/>
              <w:right w:w="27" w:type="dxa"/>
            </w:tcMar>
            <w:vAlign w:val="bottom"/>
          </w:tcPr>
          <w:p w14:paraId="646CF11E" w14:textId="77777777" w:rsidR="0096502F" w:rsidRDefault="0096502F" w:rsidP="009315A3">
            <w:pPr>
              <w:rPr>
                <w:szCs w:val="40"/>
              </w:rPr>
            </w:pPr>
          </w:p>
        </w:tc>
        <w:tc>
          <w:tcPr>
            <w:tcW w:w="0" w:type="auto"/>
            <w:tcBorders>
              <w:top w:val="nil"/>
              <w:left w:val="single" w:sz="4" w:space="0" w:color="auto"/>
              <w:bottom w:val="single" w:sz="4" w:space="0" w:color="auto"/>
              <w:right w:val="single" w:sz="4" w:space="0" w:color="auto"/>
            </w:tcBorders>
            <w:shd w:val="clear" w:color="auto" w:fill="FFFF99"/>
            <w:noWrap/>
            <w:tcMar>
              <w:top w:w="27" w:type="dxa"/>
              <w:left w:w="27" w:type="dxa"/>
              <w:bottom w:w="0" w:type="dxa"/>
              <w:right w:w="27" w:type="dxa"/>
            </w:tcMar>
            <w:vAlign w:val="bottom"/>
          </w:tcPr>
          <w:p w14:paraId="426B09B4" w14:textId="77777777" w:rsidR="0096502F" w:rsidRDefault="0096502F" w:rsidP="009315A3">
            <w:pPr>
              <w:jc w:val="center"/>
              <w:rPr>
                <w:szCs w:val="40"/>
              </w:rPr>
            </w:pPr>
            <w:r>
              <w:rPr>
                <w:szCs w:val="40"/>
              </w:rPr>
              <w:t>Negative</w:t>
            </w:r>
          </w:p>
        </w:tc>
        <w:tc>
          <w:tcPr>
            <w:tcW w:w="0" w:type="auto"/>
            <w:tcBorders>
              <w:top w:val="nil"/>
              <w:left w:val="nil"/>
              <w:bottom w:val="single" w:sz="4" w:space="0" w:color="auto"/>
              <w:right w:val="single" w:sz="4" w:space="0" w:color="auto"/>
            </w:tcBorders>
            <w:shd w:val="clear" w:color="auto" w:fill="FFFF99"/>
            <w:noWrap/>
            <w:tcMar>
              <w:top w:w="27" w:type="dxa"/>
              <w:left w:w="27" w:type="dxa"/>
              <w:bottom w:w="0" w:type="dxa"/>
              <w:right w:w="27" w:type="dxa"/>
            </w:tcMar>
            <w:vAlign w:val="bottom"/>
          </w:tcPr>
          <w:p w14:paraId="1F601742" w14:textId="77777777" w:rsidR="0096502F" w:rsidRDefault="0096502F" w:rsidP="009315A3">
            <w:pPr>
              <w:jc w:val="center"/>
              <w:rPr>
                <w:szCs w:val="40"/>
              </w:rPr>
            </w:pPr>
            <w:r>
              <w:rPr>
                <w:szCs w:val="40"/>
              </w:rPr>
              <w:t>Positive</w:t>
            </w:r>
          </w:p>
        </w:tc>
      </w:tr>
      <w:tr w:rsidR="0096502F" w14:paraId="2A7E9400" w14:textId="77777777" w:rsidTr="009315A3">
        <w:trPr>
          <w:cantSplit/>
          <w:trHeight w:val="510"/>
        </w:trPr>
        <w:tc>
          <w:tcPr>
            <w:tcW w:w="1280" w:type="dxa"/>
            <w:vMerge w:val="restart"/>
            <w:tcBorders>
              <w:top w:val="single" w:sz="4" w:space="0" w:color="auto"/>
              <w:left w:val="single" w:sz="4" w:space="0" w:color="auto"/>
              <w:bottom w:val="single" w:sz="4" w:space="0" w:color="000000"/>
              <w:right w:val="single" w:sz="4" w:space="0" w:color="auto"/>
            </w:tcBorders>
            <w:shd w:val="clear" w:color="auto" w:fill="FFFF99"/>
            <w:tcMar>
              <w:top w:w="27" w:type="dxa"/>
              <w:left w:w="27" w:type="dxa"/>
              <w:bottom w:w="0" w:type="dxa"/>
              <w:right w:w="27" w:type="dxa"/>
            </w:tcMar>
            <w:vAlign w:val="bottom"/>
          </w:tcPr>
          <w:p w14:paraId="0B9CC19F" w14:textId="77777777" w:rsidR="0096502F" w:rsidRDefault="0096502F" w:rsidP="009315A3">
            <w:pPr>
              <w:jc w:val="center"/>
              <w:rPr>
                <w:szCs w:val="40"/>
              </w:rPr>
            </w:pPr>
            <w:r>
              <w:rPr>
                <w:szCs w:val="40"/>
              </w:rPr>
              <w:t>HIV actual</w:t>
            </w:r>
          </w:p>
        </w:tc>
        <w:tc>
          <w:tcPr>
            <w:tcW w:w="0" w:type="auto"/>
            <w:tcBorders>
              <w:top w:val="single" w:sz="4" w:space="0" w:color="auto"/>
              <w:left w:val="nil"/>
              <w:bottom w:val="single" w:sz="4" w:space="0" w:color="auto"/>
              <w:right w:val="single" w:sz="4" w:space="0" w:color="auto"/>
            </w:tcBorders>
            <w:shd w:val="clear" w:color="auto" w:fill="FFFF99"/>
            <w:noWrap/>
            <w:tcMar>
              <w:top w:w="27" w:type="dxa"/>
              <w:left w:w="27" w:type="dxa"/>
              <w:bottom w:w="0" w:type="dxa"/>
              <w:right w:w="27" w:type="dxa"/>
            </w:tcMar>
            <w:vAlign w:val="bottom"/>
          </w:tcPr>
          <w:p w14:paraId="17BCBA1F" w14:textId="77777777" w:rsidR="0096502F" w:rsidRDefault="0096502F" w:rsidP="009315A3">
            <w:pPr>
              <w:jc w:val="center"/>
              <w:rPr>
                <w:szCs w:val="40"/>
              </w:rPr>
            </w:pPr>
            <w:r>
              <w:rPr>
                <w:szCs w:val="40"/>
              </w:rPr>
              <w:t>No</w:t>
            </w:r>
          </w:p>
        </w:tc>
        <w:tc>
          <w:tcPr>
            <w:tcW w:w="0" w:type="auto"/>
            <w:tcBorders>
              <w:top w:val="nil"/>
              <w:left w:val="nil"/>
              <w:bottom w:val="single" w:sz="4" w:space="0" w:color="auto"/>
              <w:right w:val="single" w:sz="4" w:space="0" w:color="auto"/>
            </w:tcBorders>
            <w:shd w:val="clear" w:color="auto" w:fill="FFCC99"/>
            <w:noWrap/>
            <w:tcMar>
              <w:top w:w="27" w:type="dxa"/>
              <w:left w:w="27" w:type="dxa"/>
              <w:bottom w:w="0" w:type="dxa"/>
              <w:right w:w="27" w:type="dxa"/>
            </w:tcMar>
            <w:vAlign w:val="bottom"/>
          </w:tcPr>
          <w:p w14:paraId="3E3CE412" w14:textId="77777777" w:rsidR="0096502F" w:rsidRDefault="0096502F" w:rsidP="0096502F">
            <w:pPr>
              <w:jc w:val="center"/>
              <w:rPr>
                <w:szCs w:val="40"/>
              </w:rPr>
            </w:pPr>
            <w:r>
              <w:rPr>
                <w:szCs w:val="40"/>
              </w:rPr>
              <w:t>195</w:t>
            </w:r>
          </w:p>
        </w:tc>
        <w:tc>
          <w:tcPr>
            <w:tcW w:w="0" w:type="auto"/>
            <w:tcBorders>
              <w:top w:val="nil"/>
              <w:left w:val="nil"/>
              <w:bottom w:val="single" w:sz="4" w:space="0" w:color="auto"/>
              <w:right w:val="single" w:sz="4" w:space="0" w:color="auto"/>
            </w:tcBorders>
            <w:shd w:val="clear" w:color="auto" w:fill="CCFFCC"/>
            <w:noWrap/>
            <w:tcMar>
              <w:top w:w="27" w:type="dxa"/>
              <w:left w:w="27" w:type="dxa"/>
              <w:bottom w:w="0" w:type="dxa"/>
              <w:right w:w="27" w:type="dxa"/>
            </w:tcMar>
            <w:vAlign w:val="bottom"/>
          </w:tcPr>
          <w:p w14:paraId="410651D8" w14:textId="77777777" w:rsidR="0096502F" w:rsidRDefault="0096502F" w:rsidP="009315A3">
            <w:pPr>
              <w:jc w:val="center"/>
              <w:rPr>
                <w:szCs w:val="40"/>
              </w:rPr>
            </w:pPr>
            <w:r>
              <w:rPr>
                <w:szCs w:val="40"/>
              </w:rPr>
              <w:t>5</w:t>
            </w:r>
          </w:p>
        </w:tc>
      </w:tr>
      <w:tr w:rsidR="0096502F" w14:paraId="4C6CA3C1" w14:textId="77777777" w:rsidTr="009315A3">
        <w:trPr>
          <w:cantSplit/>
          <w:trHeight w:val="510"/>
        </w:trPr>
        <w:tc>
          <w:tcPr>
            <w:tcW w:w="0" w:type="auto"/>
            <w:vMerge/>
            <w:tcBorders>
              <w:top w:val="single" w:sz="4" w:space="0" w:color="auto"/>
              <w:left w:val="single" w:sz="4" w:space="0" w:color="auto"/>
              <w:bottom w:val="single" w:sz="4" w:space="0" w:color="000000"/>
              <w:right w:val="single" w:sz="4" w:space="0" w:color="auto"/>
            </w:tcBorders>
            <w:vAlign w:val="center"/>
          </w:tcPr>
          <w:p w14:paraId="5500973F" w14:textId="77777777" w:rsidR="0096502F" w:rsidRDefault="0096502F" w:rsidP="009315A3">
            <w:pPr>
              <w:rPr>
                <w:szCs w:val="40"/>
              </w:rPr>
            </w:pPr>
          </w:p>
        </w:tc>
        <w:tc>
          <w:tcPr>
            <w:tcW w:w="0" w:type="auto"/>
            <w:tcBorders>
              <w:top w:val="nil"/>
              <w:left w:val="nil"/>
              <w:bottom w:val="single" w:sz="4" w:space="0" w:color="auto"/>
              <w:right w:val="single" w:sz="4" w:space="0" w:color="auto"/>
            </w:tcBorders>
            <w:shd w:val="clear" w:color="auto" w:fill="FFFF99"/>
            <w:noWrap/>
            <w:tcMar>
              <w:top w:w="27" w:type="dxa"/>
              <w:left w:w="27" w:type="dxa"/>
              <w:bottom w:w="0" w:type="dxa"/>
              <w:right w:w="27" w:type="dxa"/>
            </w:tcMar>
            <w:vAlign w:val="bottom"/>
          </w:tcPr>
          <w:p w14:paraId="12B71E29" w14:textId="77777777" w:rsidR="0096502F" w:rsidRDefault="0096502F" w:rsidP="009315A3">
            <w:pPr>
              <w:jc w:val="center"/>
              <w:rPr>
                <w:szCs w:val="40"/>
              </w:rPr>
            </w:pPr>
            <w:r>
              <w:rPr>
                <w:szCs w:val="40"/>
              </w:rPr>
              <w:t>Yes</w:t>
            </w:r>
          </w:p>
        </w:tc>
        <w:tc>
          <w:tcPr>
            <w:tcW w:w="0" w:type="auto"/>
            <w:tcBorders>
              <w:top w:val="nil"/>
              <w:left w:val="nil"/>
              <w:bottom w:val="single" w:sz="4" w:space="0" w:color="auto"/>
              <w:right w:val="single" w:sz="4" w:space="0" w:color="auto"/>
            </w:tcBorders>
            <w:shd w:val="clear" w:color="auto" w:fill="CCFFCC"/>
            <w:noWrap/>
            <w:tcMar>
              <w:top w:w="27" w:type="dxa"/>
              <w:left w:w="27" w:type="dxa"/>
              <w:bottom w:w="0" w:type="dxa"/>
              <w:right w:w="27" w:type="dxa"/>
            </w:tcMar>
            <w:vAlign w:val="bottom"/>
          </w:tcPr>
          <w:p w14:paraId="160CCF4F" w14:textId="77777777" w:rsidR="0096502F" w:rsidRDefault="0096502F" w:rsidP="009315A3">
            <w:pPr>
              <w:jc w:val="center"/>
              <w:rPr>
                <w:szCs w:val="40"/>
              </w:rPr>
            </w:pPr>
            <w:r>
              <w:rPr>
                <w:szCs w:val="40"/>
              </w:rPr>
              <w:t>1</w:t>
            </w:r>
          </w:p>
        </w:tc>
        <w:tc>
          <w:tcPr>
            <w:tcW w:w="0" w:type="auto"/>
            <w:tcBorders>
              <w:top w:val="nil"/>
              <w:left w:val="nil"/>
              <w:bottom w:val="single" w:sz="4" w:space="0" w:color="auto"/>
              <w:right w:val="single" w:sz="4" w:space="0" w:color="auto"/>
            </w:tcBorders>
            <w:shd w:val="clear" w:color="auto" w:fill="FFCC99"/>
            <w:noWrap/>
            <w:tcMar>
              <w:top w:w="27" w:type="dxa"/>
              <w:left w:w="27" w:type="dxa"/>
              <w:bottom w:w="0" w:type="dxa"/>
              <w:right w:w="27" w:type="dxa"/>
            </w:tcMar>
            <w:vAlign w:val="bottom"/>
          </w:tcPr>
          <w:p w14:paraId="0479B6F6" w14:textId="77777777" w:rsidR="0096502F" w:rsidRDefault="0096502F" w:rsidP="0096502F">
            <w:pPr>
              <w:jc w:val="center"/>
              <w:rPr>
                <w:szCs w:val="40"/>
              </w:rPr>
            </w:pPr>
            <w:r>
              <w:rPr>
                <w:szCs w:val="40"/>
              </w:rPr>
              <w:t>99</w:t>
            </w:r>
          </w:p>
        </w:tc>
      </w:tr>
    </w:tbl>
    <w:p w14:paraId="7ED2F947" w14:textId="77777777" w:rsidR="0096502F" w:rsidRDefault="0096502F" w:rsidP="00894786">
      <w:pPr>
        <w:pStyle w:val="Header"/>
        <w:tabs>
          <w:tab w:val="clear" w:pos="4320"/>
          <w:tab w:val="clear" w:pos="8640"/>
        </w:tabs>
        <w:ind w:left="720"/>
      </w:pPr>
    </w:p>
    <w:p w14:paraId="7EB214A5" w14:textId="77777777" w:rsidR="00894786" w:rsidRDefault="0096502F" w:rsidP="00894786">
      <w:pPr>
        <w:pStyle w:val="Header"/>
        <w:tabs>
          <w:tab w:val="clear" w:pos="4320"/>
          <w:tab w:val="clear" w:pos="8640"/>
        </w:tabs>
        <w:ind w:left="720"/>
      </w:pPr>
      <w:r>
        <w:t xml:space="preserve">The sensitivity is 99/100 = 0.99, and the specificity is 195/200 = 0.975. </w:t>
      </w:r>
    </w:p>
    <w:p w14:paraId="10CF07E3" w14:textId="77777777" w:rsidR="0096502F" w:rsidRDefault="0096502F" w:rsidP="00894786">
      <w:pPr>
        <w:pStyle w:val="Header"/>
        <w:tabs>
          <w:tab w:val="clear" w:pos="4320"/>
          <w:tab w:val="clear" w:pos="8640"/>
        </w:tabs>
        <w:ind w:left="720"/>
      </w:pPr>
    </w:p>
    <w:p w14:paraId="716E5260" w14:textId="77777777" w:rsidR="0096502F" w:rsidRDefault="0096502F" w:rsidP="00894786">
      <w:pPr>
        <w:pStyle w:val="Header"/>
        <w:tabs>
          <w:tab w:val="clear" w:pos="4320"/>
          <w:tab w:val="clear" w:pos="8640"/>
        </w:tabs>
        <w:ind w:left="720"/>
      </w:pPr>
      <w:r>
        <w:t xml:space="preserve">Of course, the larger the sensitivity and specificity are, the better the classification method is. Conversely, one often works </w:t>
      </w:r>
      <w:r w:rsidR="00C42CEA">
        <w:t xml:space="preserve">with </w:t>
      </w:r>
      <w:r>
        <w:t>the complim</w:t>
      </w:r>
      <w:r w:rsidR="00F96C1F">
        <w:t xml:space="preserve">ents of these accuracy measures. </w:t>
      </w:r>
    </w:p>
    <w:p w14:paraId="305B0E95" w14:textId="77777777" w:rsidR="0096502F" w:rsidRDefault="0096502F" w:rsidP="00894786">
      <w:pPr>
        <w:pStyle w:val="Header"/>
        <w:tabs>
          <w:tab w:val="clear" w:pos="4320"/>
          <w:tab w:val="clear" w:pos="8640"/>
        </w:tabs>
        <w:ind w:left="720"/>
      </w:pPr>
    </w:p>
    <w:p w14:paraId="304B3E93" w14:textId="77777777" w:rsidR="00FF5461" w:rsidRDefault="0096502F" w:rsidP="003819C9">
      <w:pPr>
        <w:pStyle w:val="BodyTextIndent"/>
        <w:ind w:left="1440"/>
      </w:pPr>
      <w:r>
        <w:t xml:space="preserve">The </w:t>
      </w:r>
      <w:r w:rsidR="00F96C1F" w:rsidRPr="00F96C1F">
        <w:rPr>
          <w:u w:val="single"/>
        </w:rPr>
        <w:t xml:space="preserve">false negative </w:t>
      </w:r>
      <w:r w:rsidR="00F96C1F" w:rsidRPr="00A02886">
        <w:rPr>
          <w:u w:val="single"/>
        </w:rPr>
        <w:t>rate</w:t>
      </w:r>
      <w:r w:rsidRPr="00A02886">
        <w:rPr>
          <w:u w:val="single"/>
        </w:rPr>
        <w:t xml:space="preserve"> </w:t>
      </w:r>
      <w:r w:rsidR="00A02886" w:rsidRPr="00A02886">
        <w:rPr>
          <w:u w:val="single"/>
        </w:rPr>
        <w:t>(1-sensitivity)</w:t>
      </w:r>
      <w:r w:rsidR="00A02886">
        <w:t xml:space="preserve"> </w:t>
      </w:r>
      <w:r>
        <w:t>of the classification method is th</w:t>
      </w:r>
      <w:r w:rsidR="003819C9">
        <w:t>e proportion of true</w:t>
      </w:r>
      <w:r w:rsidR="00FF5461">
        <w:t xml:space="preserve"> (actual) </w:t>
      </w:r>
      <w:r w:rsidR="003819C9">
        <w:t xml:space="preserve">positives </w:t>
      </w:r>
      <w:r>
        <w:t xml:space="preserve">incorrectly classified as negative. </w:t>
      </w:r>
      <w:r w:rsidR="00F96C1F">
        <w:t xml:space="preserve">In a notational form, </w:t>
      </w:r>
    </w:p>
    <w:p w14:paraId="51AC5C14" w14:textId="77777777" w:rsidR="00FF5461" w:rsidRDefault="00FF5461" w:rsidP="003819C9">
      <w:pPr>
        <w:pStyle w:val="BodyTextIndent"/>
        <w:ind w:left="1440"/>
      </w:pPr>
    </w:p>
    <w:p w14:paraId="5C553A77" w14:textId="77777777" w:rsidR="00F96C1F" w:rsidRDefault="003904F7" w:rsidP="00FF5461">
      <w:pPr>
        <w:pStyle w:val="BodyTextIndent"/>
        <w:ind w:left="2160"/>
      </w:pPr>
      <w:r w:rsidRPr="0096502F">
        <w:rPr>
          <w:position w:val="-14"/>
        </w:rPr>
        <w:object w:dxaOrig="6320" w:dyaOrig="580" w14:anchorId="6F5A9994">
          <v:shape id="_x0000_i1066" type="#_x0000_t75" style="width:314.3pt;height:27.45pt" o:ole="">
            <v:imagedata r:id="rId78" o:title=""/>
          </v:shape>
          <o:OLEObject Type="Embed" ProgID="Equation.DSMT4" ShapeID="_x0000_i1066" DrawAspect="Content" ObjectID="_1811685744" r:id="rId79"/>
        </w:object>
      </w:r>
      <w:r w:rsidR="00F96C1F">
        <w:t xml:space="preserve">. </w:t>
      </w:r>
    </w:p>
    <w:p w14:paraId="4CB0C0D8" w14:textId="77777777" w:rsidR="00F96C1F" w:rsidRDefault="00F96C1F" w:rsidP="003819C9">
      <w:pPr>
        <w:pStyle w:val="BodyTextIndent"/>
        <w:ind w:left="1440"/>
      </w:pPr>
    </w:p>
    <w:p w14:paraId="33E3019A" w14:textId="77777777" w:rsidR="003D535D" w:rsidRDefault="00F96C1F" w:rsidP="003819C9">
      <w:pPr>
        <w:pStyle w:val="Header"/>
        <w:tabs>
          <w:tab w:val="clear" w:pos="4320"/>
          <w:tab w:val="clear" w:pos="8640"/>
        </w:tabs>
        <w:ind w:left="1440"/>
      </w:pPr>
      <w:r>
        <w:lastRenderedPageBreak/>
        <w:t xml:space="preserve">The </w:t>
      </w:r>
      <w:r w:rsidRPr="00F96C1F">
        <w:rPr>
          <w:u w:val="single"/>
        </w:rPr>
        <w:t>false positive rate</w:t>
      </w:r>
      <w:r w:rsidR="00A02886" w:rsidRPr="00A02886">
        <w:rPr>
          <w:u w:val="single"/>
        </w:rPr>
        <w:t xml:space="preserve"> (1-</w:t>
      </w:r>
      <w:r w:rsidR="00A02886">
        <w:rPr>
          <w:u w:val="single"/>
        </w:rPr>
        <w:t>specificity</w:t>
      </w:r>
      <w:r w:rsidR="00A02886" w:rsidRPr="00A02886">
        <w:rPr>
          <w:u w:val="single"/>
        </w:rPr>
        <w:t>)</w:t>
      </w:r>
      <w:r w:rsidR="00A02886">
        <w:t xml:space="preserve"> </w:t>
      </w:r>
      <w:r>
        <w:t xml:space="preserve">of the classification method is the proportion of true </w:t>
      </w:r>
      <w:r w:rsidR="00FF5461">
        <w:t xml:space="preserve">(actual) </w:t>
      </w:r>
      <w:r>
        <w:t xml:space="preserve">negatives incorrectly classified as positives. In a notational form, </w:t>
      </w:r>
    </w:p>
    <w:p w14:paraId="26C13056" w14:textId="77777777" w:rsidR="003D535D" w:rsidRDefault="003D535D" w:rsidP="003819C9">
      <w:pPr>
        <w:pStyle w:val="Header"/>
        <w:tabs>
          <w:tab w:val="clear" w:pos="4320"/>
          <w:tab w:val="clear" w:pos="8640"/>
        </w:tabs>
        <w:ind w:left="1440"/>
      </w:pPr>
    </w:p>
    <w:p w14:paraId="5C682058" w14:textId="77777777" w:rsidR="00F96C1F" w:rsidRDefault="003904F7" w:rsidP="003D535D">
      <w:pPr>
        <w:pStyle w:val="Header"/>
        <w:tabs>
          <w:tab w:val="clear" w:pos="4320"/>
          <w:tab w:val="clear" w:pos="8640"/>
        </w:tabs>
        <w:ind w:left="2160"/>
      </w:pPr>
      <w:r w:rsidRPr="0096502F">
        <w:rPr>
          <w:position w:val="-14"/>
        </w:rPr>
        <w:object w:dxaOrig="6320" w:dyaOrig="580" w14:anchorId="01C2BD5A">
          <v:shape id="_x0000_i1067" type="#_x0000_t75" style="width:314.3pt;height:27.45pt" o:ole="">
            <v:imagedata r:id="rId80" o:title=""/>
          </v:shape>
          <o:OLEObject Type="Embed" ProgID="Equation.DSMT4" ShapeID="_x0000_i1067" DrawAspect="Content" ObjectID="_1811685745" r:id="rId81"/>
        </w:object>
      </w:r>
      <w:r w:rsidR="00F96C1F">
        <w:t>.</w:t>
      </w:r>
    </w:p>
    <w:p w14:paraId="21ADA64A" w14:textId="77777777" w:rsidR="00F96C1F" w:rsidRDefault="00F96C1F" w:rsidP="00F96C1F">
      <w:pPr>
        <w:pStyle w:val="Header"/>
        <w:tabs>
          <w:tab w:val="clear" w:pos="4320"/>
          <w:tab w:val="clear" w:pos="8640"/>
        </w:tabs>
        <w:ind w:left="720"/>
      </w:pPr>
    </w:p>
    <w:p w14:paraId="1DD121F4" w14:textId="77777777" w:rsidR="00F96C1F" w:rsidRDefault="00F96C1F" w:rsidP="00F96C1F">
      <w:pPr>
        <w:pStyle w:val="Header"/>
        <w:tabs>
          <w:tab w:val="clear" w:pos="4320"/>
          <w:tab w:val="clear" w:pos="8640"/>
        </w:tabs>
        <w:ind w:left="720"/>
      </w:pPr>
      <w:r>
        <w:t>For this example, the fa</w:t>
      </w:r>
      <w:r w:rsidR="00406A78">
        <w:t xml:space="preserve">lse negative rate is 1/100 = 0.01 and the false positive rate is 5/200 = 0.025. Of course, we would like these measures to be as small as possible. </w:t>
      </w:r>
    </w:p>
    <w:p w14:paraId="7B104289" w14:textId="77777777" w:rsidR="00F96C1F" w:rsidRDefault="00F96C1F" w:rsidP="00F96C1F">
      <w:pPr>
        <w:pStyle w:val="BodyTextIndent"/>
      </w:pPr>
    </w:p>
    <w:p w14:paraId="32C4C8E2" w14:textId="77777777" w:rsidR="006C45B6" w:rsidRPr="00364BCD" w:rsidRDefault="006C45B6" w:rsidP="006C45B6">
      <w:pPr>
        <w:pStyle w:val="BodyTextIndent"/>
      </w:pPr>
      <w:proofErr w:type="gramStart"/>
      <w:r w:rsidRPr="00364BCD">
        <w:t>Can</w:t>
      </w:r>
      <w:proofErr w:type="gramEnd"/>
      <w:r w:rsidRPr="00364BCD">
        <w:t xml:space="preserve"> also think of this in terms of success and failures: </w:t>
      </w:r>
    </w:p>
    <w:p w14:paraId="425B4903" w14:textId="77777777" w:rsidR="006C45B6" w:rsidRPr="00364BCD" w:rsidRDefault="006C45B6" w:rsidP="006C45B6">
      <w:pPr>
        <w:pStyle w:val="BodyTextIndent"/>
      </w:pPr>
    </w:p>
    <w:tbl>
      <w:tblPr>
        <w:tblW w:w="6120" w:type="dxa"/>
        <w:tblInd w:w="1440" w:type="dxa"/>
        <w:tblCellMar>
          <w:left w:w="0" w:type="dxa"/>
          <w:right w:w="0" w:type="dxa"/>
        </w:tblCellMar>
        <w:tblLook w:val="0000" w:firstRow="0" w:lastRow="0" w:firstColumn="0" w:lastColumn="0" w:noHBand="0" w:noVBand="0"/>
      </w:tblPr>
      <w:tblGrid>
        <w:gridCol w:w="1280"/>
        <w:gridCol w:w="2166"/>
        <w:gridCol w:w="1877"/>
        <w:gridCol w:w="2166"/>
      </w:tblGrid>
      <w:tr w:rsidR="006C45B6" w14:paraId="32E62A8A" w14:textId="77777777" w:rsidTr="008604C2">
        <w:trPr>
          <w:trHeight w:val="510"/>
        </w:trPr>
        <w:tc>
          <w:tcPr>
            <w:tcW w:w="1280" w:type="dxa"/>
            <w:tcBorders>
              <w:top w:val="nil"/>
              <w:left w:val="nil"/>
              <w:bottom w:val="nil"/>
              <w:right w:val="nil"/>
            </w:tcBorders>
            <w:noWrap/>
            <w:tcMar>
              <w:top w:w="27" w:type="dxa"/>
              <w:left w:w="27" w:type="dxa"/>
              <w:bottom w:w="0" w:type="dxa"/>
              <w:right w:w="27" w:type="dxa"/>
            </w:tcMar>
            <w:vAlign w:val="bottom"/>
          </w:tcPr>
          <w:p w14:paraId="430CD9CC" w14:textId="77777777" w:rsidR="006C45B6" w:rsidRDefault="006C45B6" w:rsidP="008604C2">
            <w:pPr>
              <w:rPr>
                <w:szCs w:val="40"/>
              </w:rPr>
            </w:pPr>
          </w:p>
        </w:tc>
        <w:tc>
          <w:tcPr>
            <w:tcW w:w="1280" w:type="dxa"/>
            <w:tcBorders>
              <w:top w:val="nil"/>
              <w:left w:val="nil"/>
              <w:bottom w:val="nil"/>
              <w:right w:val="nil"/>
            </w:tcBorders>
            <w:noWrap/>
            <w:tcMar>
              <w:top w:w="27" w:type="dxa"/>
              <w:left w:w="27" w:type="dxa"/>
              <w:bottom w:w="0" w:type="dxa"/>
              <w:right w:w="27" w:type="dxa"/>
            </w:tcMar>
            <w:vAlign w:val="bottom"/>
          </w:tcPr>
          <w:p w14:paraId="5F0C3B8D" w14:textId="77777777" w:rsidR="006C45B6" w:rsidRDefault="006C45B6" w:rsidP="008604C2">
            <w:pPr>
              <w:rPr>
                <w:szCs w:val="40"/>
              </w:rPr>
            </w:pPr>
          </w:p>
        </w:tc>
        <w:tc>
          <w:tcPr>
            <w:tcW w:w="3560" w:type="dxa"/>
            <w:gridSpan w:val="2"/>
            <w:tcBorders>
              <w:top w:val="single" w:sz="4" w:space="0" w:color="auto"/>
              <w:left w:val="single" w:sz="4" w:space="0" w:color="auto"/>
              <w:bottom w:val="single" w:sz="4" w:space="0" w:color="auto"/>
              <w:right w:val="single" w:sz="4" w:space="0" w:color="000000"/>
            </w:tcBorders>
            <w:shd w:val="clear" w:color="auto" w:fill="FFFF99"/>
            <w:noWrap/>
            <w:tcMar>
              <w:top w:w="27" w:type="dxa"/>
              <w:left w:w="27" w:type="dxa"/>
              <w:bottom w:w="0" w:type="dxa"/>
              <w:right w:w="27" w:type="dxa"/>
            </w:tcMar>
            <w:vAlign w:val="bottom"/>
          </w:tcPr>
          <w:p w14:paraId="73558542" w14:textId="77777777" w:rsidR="006C45B6" w:rsidRDefault="006C45B6" w:rsidP="008604C2">
            <w:pPr>
              <w:ind w:left="720" w:hanging="720"/>
              <w:jc w:val="center"/>
              <w:rPr>
                <w:szCs w:val="40"/>
              </w:rPr>
            </w:pPr>
            <w:r>
              <w:rPr>
                <w:szCs w:val="40"/>
              </w:rPr>
              <w:t>Prediction</w:t>
            </w:r>
          </w:p>
        </w:tc>
      </w:tr>
      <w:tr w:rsidR="006C45B6" w14:paraId="3CB4B33F" w14:textId="77777777" w:rsidTr="008604C2">
        <w:trPr>
          <w:trHeight w:val="510"/>
        </w:trPr>
        <w:tc>
          <w:tcPr>
            <w:tcW w:w="0" w:type="auto"/>
            <w:tcBorders>
              <w:top w:val="nil"/>
              <w:left w:val="nil"/>
              <w:bottom w:val="nil"/>
              <w:right w:val="nil"/>
            </w:tcBorders>
            <w:noWrap/>
            <w:tcMar>
              <w:top w:w="27" w:type="dxa"/>
              <w:left w:w="27" w:type="dxa"/>
              <w:bottom w:w="0" w:type="dxa"/>
              <w:right w:w="27" w:type="dxa"/>
            </w:tcMar>
            <w:vAlign w:val="bottom"/>
          </w:tcPr>
          <w:p w14:paraId="42FAC9D2" w14:textId="77777777" w:rsidR="006C45B6" w:rsidRDefault="006C45B6" w:rsidP="008604C2">
            <w:pPr>
              <w:rPr>
                <w:szCs w:val="40"/>
              </w:rPr>
            </w:pPr>
          </w:p>
        </w:tc>
        <w:tc>
          <w:tcPr>
            <w:tcW w:w="0" w:type="auto"/>
            <w:tcBorders>
              <w:top w:val="nil"/>
              <w:left w:val="nil"/>
              <w:bottom w:val="nil"/>
              <w:right w:val="nil"/>
            </w:tcBorders>
            <w:noWrap/>
            <w:tcMar>
              <w:top w:w="27" w:type="dxa"/>
              <w:left w:w="27" w:type="dxa"/>
              <w:bottom w:w="0" w:type="dxa"/>
              <w:right w:w="27" w:type="dxa"/>
            </w:tcMar>
            <w:vAlign w:val="bottom"/>
          </w:tcPr>
          <w:p w14:paraId="2A1D6764" w14:textId="77777777" w:rsidR="006C45B6" w:rsidRDefault="006C45B6" w:rsidP="008604C2">
            <w:pPr>
              <w:rPr>
                <w:szCs w:val="40"/>
              </w:rPr>
            </w:pPr>
          </w:p>
        </w:tc>
        <w:tc>
          <w:tcPr>
            <w:tcW w:w="0" w:type="auto"/>
            <w:tcBorders>
              <w:top w:val="nil"/>
              <w:left w:val="single" w:sz="4" w:space="0" w:color="auto"/>
              <w:bottom w:val="single" w:sz="4" w:space="0" w:color="auto"/>
              <w:right w:val="single" w:sz="4" w:space="0" w:color="auto"/>
            </w:tcBorders>
            <w:shd w:val="clear" w:color="auto" w:fill="FFFF99"/>
            <w:noWrap/>
            <w:tcMar>
              <w:top w:w="27" w:type="dxa"/>
              <w:left w:w="27" w:type="dxa"/>
              <w:bottom w:w="0" w:type="dxa"/>
              <w:right w:w="27" w:type="dxa"/>
            </w:tcMar>
            <w:vAlign w:val="bottom"/>
          </w:tcPr>
          <w:p w14:paraId="45142299" w14:textId="77CC6B20" w:rsidR="006C45B6" w:rsidRDefault="006C45B6" w:rsidP="008604C2">
            <w:pPr>
              <w:jc w:val="center"/>
              <w:rPr>
                <w:szCs w:val="40"/>
              </w:rPr>
            </w:pPr>
            <w:r>
              <w:rPr>
                <w:szCs w:val="40"/>
              </w:rPr>
              <w:t>Failure</w:t>
            </w:r>
            <w:r w:rsidR="00ED4682">
              <w:rPr>
                <w:szCs w:val="40"/>
              </w:rPr>
              <w:t xml:space="preserve"> (0) </w:t>
            </w:r>
          </w:p>
        </w:tc>
        <w:tc>
          <w:tcPr>
            <w:tcW w:w="0" w:type="auto"/>
            <w:tcBorders>
              <w:top w:val="nil"/>
              <w:left w:val="nil"/>
              <w:bottom w:val="single" w:sz="4" w:space="0" w:color="auto"/>
              <w:right w:val="single" w:sz="4" w:space="0" w:color="auto"/>
            </w:tcBorders>
            <w:shd w:val="clear" w:color="auto" w:fill="FFFF99"/>
            <w:noWrap/>
            <w:tcMar>
              <w:top w:w="27" w:type="dxa"/>
              <w:left w:w="27" w:type="dxa"/>
              <w:bottom w:w="0" w:type="dxa"/>
              <w:right w:w="27" w:type="dxa"/>
            </w:tcMar>
            <w:vAlign w:val="bottom"/>
          </w:tcPr>
          <w:p w14:paraId="3080150F" w14:textId="44E1C8B4" w:rsidR="006C45B6" w:rsidRDefault="006C45B6" w:rsidP="008604C2">
            <w:pPr>
              <w:jc w:val="center"/>
              <w:rPr>
                <w:szCs w:val="40"/>
              </w:rPr>
            </w:pPr>
            <w:r>
              <w:rPr>
                <w:szCs w:val="40"/>
              </w:rPr>
              <w:t>Success</w:t>
            </w:r>
            <w:r w:rsidR="00ED4682">
              <w:rPr>
                <w:szCs w:val="40"/>
              </w:rPr>
              <w:t xml:space="preserve"> (1)</w:t>
            </w:r>
          </w:p>
        </w:tc>
      </w:tr>
      <w:tr w:rsidR="006C45B6" w14:paraId="0A809C34" w14:textId="77777777" w:rsidTr="008604C2">
        <w:trPr>
          <w:cantSplit/>
          <w:trHeight w:val="510"/>
        </w:trPr>
        <w:tc>
          <w:tcPr>
            <w:tcW w:w="1280" w:type="dxa"/>
            <w:vMerge w:val="restart"/>
            <w:tcBorders>
              <w:top w:val="single" w:sz="4" w:space="0" w:color="auto"/>
              <w:left w:val="single" w:sz="4" w:space="0" w:color="auto"/>
              <w:bottom w:val="single" w:sz="4" w:space="0" w:color="000000"/>
              <w:right w:val="single" w:sz="4" w:space="0" w:color="auto"/>
            </w:tcBorders>
            <w:shd w:val="clear" w:color="auto" w:fill="FFFF99"/>
            <w:tcMar>
              <w:top w:w="27" w:type="dxa"/>
              <w:left w:w="27" w:type="dxa"/>
              <w:bottom w:w="0" w:type="dxa"/>
              <w:right w:w="27" w:type="dxa"/>
            </w:tcMar>
            <w:vAlign w:val="center"/>
          </w:tcPr>
          <w:p w14:paraId="7B4D46B5" w14:textId="77777777" w:rsidR="006C45B6" w:rsidRDefault="006C45B6" w:rsidP="008604C2">
            <w:pPr>
              <w:jc w:val="center"/>
              <w:rPr>
                <w:szCs w:val="40"/>
              </w:rPr>
            </w:pPr>
            <w:r>
              <w:rPr>
                <w:szCs w:val="40"/>
              </w:rPr>
              <w:t>True</w:t>
            </w:r>
          </w:p>
        </w:tc>
        <w:tc>
          <w:tcPr>
            <w:tcW w:w="0" w:type="auto"/>
            <w:tcBorders>
              <w:top w:val="single" w:sz="4" w:space="0" w:color="auto"/>
              <w:left w:val="nil"/>
              <w:bottom w:val="single" w:sz="4" w:space="0" w:color="auto"/>
              <w:right w:val="single" w:sz="4" w:space="0" w:color="auto"/>
            </w:tcBorders>
            <w:shd w:val="clear" w:color="auto" w:fill="FFFF99"/>
            <w:noWrap/>
            <w:tcMar>
              <w:top w:w="27" w:type="dxa"/>
              <w:left w:w="27" w:type="dxa"/>
              <w:bottom w:w="0" w:type="dxa"/>
              <w:right w:w="27" w:type="dxa"/>
            </w:tcMar>
            <w:vAlign w:val="bottom"/>
          </w:tcPr>
          <w:p w14:paraId="5E9E9140" w14:textId="4539EDC3" w:rsidR="006C45B6" w:rsidRDefault="006C45B6" w:rsidP="008604C2">
            <w:pPr>
              <w:jc w:val="center"/>
              <w:rPr>
                <w:szCs w:val="40"/>
              </w:rPr>
            </w:pPr>
            <w:r>
              <w:rPr>
                <w:szCs w:val="40"/>
              </w:rPr>
              <w:t>Failure</w:t>
            </w:r>
            <w:r w:rsidR="00ED4682">
              <w:rPr>
                <w:szCs w:val="40"/>
              </w:rPr>
              <w:t xml:space="preserve"> (0)</w:t>
            </w:r>
          </w:p>
        </w:tc>
        <w:tc>
          <w:tcPr>
            <w:tcW w:w="0" w:type="auto"/>
            <w:tcBorders>
              <w:top w:val="nil"/>
              <w:left w:val="nil"/>
              <w:bottom w:val="single" w:sz="4" w:space="0" w:color="auto"/>
              <w:right w:val="single" w:sz="4" w:space="0" w:color="auto"/>
            </w:tcBorders>
            <w:shd w:val="clear" w:color="auto" w:fill="FFCC99"/>
            <w:noWrap/>
            <w:tcMar>
              <w:top w:w="27" w:type="dxa"/>
              <w:left w:w="27" w:type="dxa"/>
              <w:bottom w:w="0" w:type="dxa"/>
              <w:right w:w="27" w:type="dxa"/>
            </w:tcMar>
            <w:vAlign w:val="bottom"/>
          </w:tcPr>
          <w:p w14:paraId="04373C10" w14:textId="77777777" w:rsidR="006C45B6" w:rsidRDefault="006C45B6" w:rsidP="008604C2">
            <w:pPr>
              <w:jc w:val="center"/>
              <w:rPr>
                <w:szCs w:val="40"/>
              </w:rPr>
            </w:pPr>
            <w:r>
              <w:rPr>
                <w:szCs w:val="40"/>
              </w:rPr>
              <w:t>Correct</w:t>
            </w:r>
          </w:p>
        </w:tc>
        <w:tc>
          <w:tcPr>
            <w:tcW w:w="0" w:type="auto"/>
            <w:tcBorders>
              <w:top w:val="nil"/>
              <w:left w:val="nil"/>
              <w:bottom w:val="single" w:sz="4" w:space="0" w:color="auto"/>
              <w:right w:val="single" w:sz="4" w:space="0" w:color="auto"/>
            </w:tcBorders>
            <w:shd w:val="clear" w:color="auto" w:fill="CCFFCC"/>
            <w:noWrap/>
            <w:tcMar>
              <w:top w:w="27" w:type="dxa"/>
              <w:left w:w="27" w:type="dxa"/>
              <w:bottom w:w="0" w:type="dxa"/>
              <w:right w:w="27" w:type="dxa"/>
            </w:tcMar>
            <w:vAlign w:val="bottom"/>
          </w:tcPr>
          <w:p w14:paraId="5607F64C" w14:textId="77777777" w:rsidR="006C45B6" w:rsidRDefault="006C45B6" w:rsidP="008604C2">
            <w:pPr>
              <w:jc w:val="center"/>
              <w:rPr>
                <w:szCs w:val="40"/>
              </w:rPr>
            </w:pPr>
            <w:r>
              <w:rPr>
                <w:szCs w:val="40"/>
              </w:rPr>
              <w:t>Error</w:t>
            </w:r>
          </w:p>
        </w:tc>
      </w:tr>
      <w:tr w:rsidR="006C45B6" w14:paraId="3B2F67D5" w14:textId="77777777" w:rsidTr="008604C2">
        <w:trPr>
          <w:cantSplit/>
          <w:trHeight w:val="510"/>
        </w:trPr>
        <w:tc>
          <w:tcPr>
            <w:tcW w:w="0" w:type="auto"/>
            <w:vMerge/>
            <w:tcBorders>
              <w:top w:val="single" w:sz="4" w:space="0" w:color="auto"/>
              <w:left w:val="single" w:sz="4" w:space="0" w:color="auto"/>
              <w:bottom w:val="single" w:sz="4" w:space="0" w:color="000000"/>
              <w:right w:val="single" w:sz="4" w:space="0" w:color="auto"/>
            </w:tcBorders>
            <w:vAlign w:val="center"/>
          </w:tcPr>
          <w:p w14:paraId="02F51B29" w14:textId="77777777" w:rsidR="006C45B6" w:rsidRDefault="006C45B6" w:rsidP="008604C2">
            <w:pPr>
              <w:rPr>
                <w:szCs w:val="40"/>
              </w:rPr>
            </w:pPr>
          </w:p>
        </w:tc>
        <w:tc>
          <w:tcPr>
            <w:tcW w:w="0" w:type="auto"/>
            <w:tcBorders>
              <w:top w:val="nil"/>
              <w:left w:val="nil"/>
              <w:bottom w:val="single" w:sz="4" w:space="0" w:color="auto"/>
              <w:right w:val="single" w:sz="4" w:space="0" w:color="auto"/>
            </w:tcBorders>
            <w:shd w:val="clear" w:color="auto" w:fill="FFFF99"/>
            <w:noWrap/>
            <w:tcMar>
              <w:top w:w="27" w:type="dxa"/>
              <w:left w:w="27" w:type="dxa"/>
              <w:bottom w:w="0" w:type="dxa"/>
              <w:right w:w="27" w:type="dxa"/>
            </w:tcMar>
            <w:vAlign w:val="bottom"/>
          </w:tcPr>
          <w:p w14:paraId="101FA414" w14:textId="3A52397D" w:rsidR="006C45B6" w:rsidRDefault="006C45B6" w:rsidP="008604C2">
            <w:pPr>
              <w:jc w:val="center"/>
              <w:rPr>
                <w:szCs w:val="40"/>
              </w:rPr>
            </w:pPr>
            <w:r>
              <w:rPr>
                <w:szCs w:val="40"/>
              </w:rPr>
              <w:t>Success</w:t>
            </w:r>
            <w:r w:rsidR="00ED4682">
              <w:rPr>
                <w:szCs w:val="40"/>
              </w:rPr>
              <w:t xml:space="preserve"> (1)</w:t>
            </w:r>
          </w:p>
        </w:tc>
        <w:tc>
          <w:tcPr>
            <w:tcW w:w="0" w:type="auto"/>
            <w:tcBorders>
              <w:top w:val="nil"/>
              <w:left w:val="nil"/>
              <w:bottom w:val="single" w:sz="4" w:space="0" w:color="auto"/>
              <w:right w:val="single" w:sz="4" w:space="0" w:color="auto"/>
            </w:tcBorders>
            <w:shd w:val="clear" w:color="auto" w:fill="CCFFCC"/>
            <w:noWrap/>
            <w:tcMar>
              <w:top w:w="27" w:type="dxa"/>
              <w:left w:w="27" w:type="dxa"/>
              <w:bottom w:w="0" w:type="dxa"/>
              <w:right w:w="27" w:type="dxa"/>
            </w:tcMar>
            <w:vAlign w:val="bottom"/>
          </w:tcPr>
          <w:p w14:paraId="28E63EE1" w14:textId="77777777" w:rsidR="006C45B6" w:rsidRDefault="006C45B6" w:rsidP="008604C2">
            <w:pPr>
              <w:jc w:val="center"/>
              <w:rPr>
                <w:szCs w:val="40"/>
              </w:rPr>
            </w:pPr>
            <w:r>
              <w:rPr>
                <w:szCs w:val="40"/>
              </w:rPr>
              <w:t>Error</w:t>
            </w:r>
          </w:p>
        </w:tc>
        <w:tc>
          <w:tcPr>
            <w:tcW w:w="0" w:type="auto"/>
            <w:tcBorders>
              <w:top w:val="nil"/>
              <w:left w:val="nil"/>
              <w:bottom w:val="single" w:sz="4" w:space="0" w:color="auto"/>
              <w:right w:val="single" w:sz="4" w:space="0" w:color="auto"/>
            </w:tcBorders>
            <w:shd w:val="clear" w:color="auto" w:fill="FFCC99"/>
            <w:noWrap/>
            <w:tcMar>
              <w:top w:w="27" w:type="dxa"/>
              <w:left w:w="27" w:type="dxa"/>
              <w:bottom w:w="0" w:type="dxa"/>
              <w:right w:w="27" w:type="dxa"/>
            </w:tcMar>
            <w:vAlign w:val="bottom"/>
          </w:tcPr>
          <w:p w14:paraId="2406FD48" w14:textId="77777777" w:rsidR="006C45B6" w:rsidRDefault="006C45B6" w:rsidP="008604C2">
            <w:pPr>
              <w:jc w:val="center"/>
              <w:rPr>
                <w:szCs w:val="40"/>
              </w:rPr>
            </w:pPr>
            <w:r>
              <w:rPr>
                <w:szCs w:val="40"/>
              </w:rPr>
              <w:t>Correct</w:t>
            </w:r>
          </w:p>
        </w:tc>
      </w:tr>
    </w:tbl>
    <w:p w14:paraId="3BC4BE48" w14:textId="77777777" w:rsidR="006C45B6" w:rsidRDefault="006C45B6" w:rsidP="00364BCD">
      <w:pPr>
        <w:pStyle w:val="BodyTextIndent"/>
        <w:ind w:left="0"/>
      </w:pPr>
    </w:p>
    <w:p w14:paraId="39D58B1D" w14:textId="77777777" w:rsidR="00C42CEA" w:rsidRDefault="00C42CEA" w:rsidP="00F96C1F">
      <w:pPr>
        <w:pStyle w:val="BodyTextIndent"/>
      </w:pPr>
      <w:r>
        <w:t>In application, one can usually increase the sensitivity of a classification method, but at a cost of increasing the false positive rate. Conversely, one can usually increase the specificity of a classification method, but at a cost of increasing the false negative rate.</w:t>
      </w:r>
      <w:r w:rsidR="000352B4">
        <w:t xml:space="preserve"> This can make it difficult to decide then on how to implement a particular classification method. </w:t>
      </w:r>
    </w:p>
    <w:p w14:paraId="5046AF6D" w14:textId="77777777" w:rsidR="0096502F" w:rsidRPr="00A44BB6" w:rsidRDefault="0096502F" w:rsidP="0096502F">
      <w:pPr>
        <w:pStyle w:val="BodyTextIndent"/>
      </w:pPr>
    </w:p>
    <w:p w14:paraId="58AE0370" w14:textId="1FB2D462" w:rsidR="0017722B" w:rsidRPr="00A44BB6" w:rsidRDefault="0017722B" w:rsidP="0017722B">
      <w:pPr>
        <w:pStyle w:val="BodyTextIndent"/>
      </w:pPr>
      <w:r w:rsidRPr="00A44BB6">
        <w:t xml:space="preserve">What is a “confusion matrix”? </w:t>
      </w:r>
    </w:p>
    <w:p w14:paraId="68C838C6" w14:textId="77777777" w:rsidR="003821FA" w:rsidRDefault="003821FA" w:rsidP="0096502F">
      <w:pPr>
        <w:pStyle w:val="BodyTextIndent"/>
      </w:pPr>
    </w:p>
    <w:p w14:paraId="2D4EDE46" w14:textId="77777777" w:rsidR="003821FA" w:rsidRDefault="003821FA" w:rsidP="003821FA">
      <w:r>
        <w:rPr>
          <w:u w:val="single"/>
        </w:rPr>
        <w:lastRenderedPageBreak/>
        <w:t>Example</w:t>
      </w:r>
      <w:r>
        <w:t xml:space="preserve">: Placekicking </w:t>
      </w:r>
      <w:r w:rsidRPr="00727EA6">
        <w:t xml:space="preserve">data </w:t>
      </w:r>
      <w:r>
        <w:t>(</w:t>
      </w:r>
      <w:proofErr w:type="spellStart"/>
      <w:r>
        <w:t>PlacekickLogisticReg.R</w:t>
      </w:r>
      <w:proofErr w:type="spellEnd"/>
      <w:r>
        <w:t>, Placekick.csv, valid.csv)</w:t>
      </w:r>
    </w:p>
    <w:p w14:paraId="45B1FD6B" w14:textId="77777777" w:rsidR="003821FA" w:rsidRDefault="003821FA" w:rsidP="003821FA"/>
    <w:p w14:paraId="5853D17A" w14:textId="77777777" w:rsidR="003821FA" w:rsidRDefault="003821FA" w:rsidP="003821FA">
      <w:pPr>
        <w:ind w:left="720"/>
      </w:pPr>
      <w:r>
        <w:t xml:space="preserve">In words, what would the sensitivity and specificity represent for this example? Suppose “positive” corresponds to </w:t>
      </w:r>
      <w:r w:rsidRPr="001D784D">
        <w:rPr>
          <w:rFonts w:ascii="Courier New" w:hAnsi="Courier New" w:cs="Courier New"/>
        </w:rPr>
        <w:t>good</w:t>
      </w:r>
      <w:r>
        <w:t xml:space="preserve"> = 1, and “negative” corresponds to </w:t>
      </w:r>
      <w:r w:rsidRPr="001D784D">
        <w:rPr>
          <w:rFonts w:ascii="Courier New" w:hAnsi="Courier New" w:cs="Courier New"/>
        </w:rPr>
        <w:t>good</w:t>
      </w:r>
      <w:r>
        <w:t xml:space="preserve"> = 0. </w:t>
      </w:r>
    </w:p>
    <w:p w14:paraId="22982CD5" w14:textId="77777777" w:rsidR="003821FA" w:rsidRDefault="003821FA" w:rsidP="003821FA">
      <w:pPr>
        <w:ind w:left="720"/>
      </w:pPr>
    </w:p>
    <w:p w14:paraId="42FCB65A" w14:textId="77777777" w:rsidR="003821FA" w:rsidRDefault="003821FA" w:rsidP="003821FA">
      <w:pPr>
        <w:ind w:left="720"/>
      </w:pPr>
      <w:r>
        <w:t>The estimated probability of success can be found as follows:</w:t>
      </w:r>
    </w:p>
    <w:p w14:paraId="73EC85C4" w14:textId="77777777" w:rsidR="003821FA" w:rsidRDefault="003821FA" w:rsidP="003821FA">
      <w:pPr>
        <w:ind w:left="720"/>
      </w:pPr>
    </w:p>
    <w:p w14:paraId="53D49FB2" w14:textId="77777777" w:rsidR="003821FA" w:rsidRDefault="003821FA" w:rsidP="003821FA">
      <w:pPr>
        <w:pStyle w:val="R-14"/>
      </w:pPr>
      <w:r>
        <w:t>&gt; head(</w:t>
      </w:r>
      <w:proofErr w:type="spellStart"/>
      <w:r>
        <w:t>mod.fit$</w:t>
      </w:r>
      <w:proofErr w:type="gramStart"/>
      <w:r>
        <w:t>fitted.values</w:t>
      </w:r>
      <w:proofErr w:type="spellEnd"/>
      <w:proofErr w:type="gramEnd"/>
      <w:r>
        <w:t>)</w:t>
      </w:r>
    </w:p>
    <w:p w14:paraId="1EFF544C" w14:textId="77777777" w:rsidR="003821FA" w:rsidRDefault="003821FA" w:rsidP="003821FA">
      <w:pPr>
        <w:pStyle w:val="R-14"/>
      </w:pPr>
      <w:r>
        <w:t xml:space="preserve">        1         2         3         4         5         6 </w:t>
      </w:r>
    </w:p>
    <w:p w14:paraId="445198EA" w14:textId="77777777" w:rsidR="003821FA" w:rsidRDefault="003821FA" w:rsidP="003821FA">
      <w:pPr>
        <w:pStyle w:val="R-14"/>
      </w:pPr>
      <w:r>
        <w:t xml:space="preserve">0.9434752 0.9577942 0.9876288 0.9248228 0.9877382 0.9366464 </w:t>
      </w:r>
    </w:p>
    <w:p w14:paraId="0964106B" w14:textId="77777777" w:rsidR="003821FA" w:rsidRDefault="003821FA" w:rsidP="003821FA">
      <w:pPr>
        <w:pStyle w:val="R-14"/>
      </w:pPr>
    </w:p>
    <w:p w14:paraId="5ED69051" w14:textId="77777777" w:rsidR="003821FA" w:rsidRDefault="003821FA" w:rsidP="003821FA">
      <w:pPr>
        <w:pStyle w:val="R-14"/>
      </w:pPr>
      <w:r>
        <w:t xml:space="preserve">&gt; </w:t>
      </w:r>
      <w:proofErr w:type="spellStart"/>
      <w:r>
        <w:t>pi.hat</w:t>
      </w:r>
      <w:proofErr w:type="spellEnd"/>
      <w:r>
        <w:t xml:space="preserve"> &lt;- </w:t>
      </w:r>
      <w:proofErr w:type="gramStart"/>
      <w:r>
        <w:t>predict(</w:t>
      </w:r>
      <w:proofErr w:type="gramEnd"/>
      <w:r>
        <w:t xml:space="preserve">object = </w:t>
      </w:r>
      <w:proofErr w:type="spellStart"/>
      <w:r>
        <w:t>mod.fit</w:t>
      </w:r>
      <w:proofErr w:type="spellEnd"/>
      <w:r>
        <w:t>, type = "response")</w:t>
      </w:r>
    </w:p>
    <w:p w14:paraId="686B5D26" w14:textId="77777777" w:rsidR="003821FA" w:rsidRDefault="003821FA" w:rsidP="003821FA">
      <w:pPr>
        <w:pStyle w:val="R-14"/>
      </w:pPr>
      <w:r>
        <w:t>&gt; head(</w:t>
      </w:r>
      <w:proofErr w:type="spellStart"/>
      <w:r>
        <w:t>pi.hat</w:t>
      </w:r>
      <w:proofErr w:type="spellEnd"/>
      <w:r>
        <w:t>)</w:t>
      </w:r>
    </w:p>
    <w:p w14:paraId="79E15FF4" w14:textId="77777777" w:rsidR="003821FA" w:rsidRDefault="003821FA" w:rsidP="003821FA">
      <w:pPr>
        <w:pStyle w:val="R-14"/>
      </w:pPr>
      <w:r>
        <w:t xml:space="preserve">        1         2         3         4         5         6 </w:t>
      </w:r>
    </w:p>
    <w:p w14:paraId="562B1C16" w14:textId="77777777" w:rsidR="003821FA" w:rsidRDefault="003821FA" w:rsidP="003821FA">
      <w:pPr>
        <w:pStyle w:val="R-14"/>
      </w:pPr>
      <w:r>
        <w:t xml:space="preserve">0.9434752 0.9577942 0.9876288 0.9248228 0.9877382 0.9366464 </w:t>
      </w:r>
    </w:p>
    <w:p w14:paraId="4EE148FD" w14:textId="77777777" w:rsidR="003821FA" w:rsidRDefault="003821FA" w:rsidP="003821FA">
      <w:pPr>
        <w:pStyle w:val="R-14"/>
      </w:pPr>
    </w:p>
    <w:p w14:paraId="33B9F950" w14:textId="77777777" w:rsidR="003821FA" w:rsidRDefault="003821FA" w:rsidP="003821FA">
      <w:pPr>
        <w:pStyle w:val="R-14"/>
      </w:pPr>
      <w:r>
        <w:t>&gt; #Validation data</w:t>
      </w:r>
    </w:p>
    <w:p w14:paraId="009E3F05" w14:textId="77777777" w:rsidR="003821FA" w:rsidRDefault="003821FA" w:rsidP="003821FA">
      <w:pPr>
        <w:pStyle w:val="R-14"/>
      </w:pPr>
      <w:r>
        <w:t xml:space="preserve">&gt; </w:t>
      </w:r>
      <w:proofErr w:type="spellStart"/>
      <w:proofErr w:type="gramStart"/>
      <w:r>
        <w:t>pi.hat.v</w:t>
      </w:r>
      <w:proofErr w:type="spellEnd"/>
      <w:proofErr w:type="gramEnd"/>
      <w:r>
        <w:t xml:space="preserve"> &lt;- </w:t>
      </w:r>
      <w:proofErr w:type="gramStart"/>
      <w:r>
        <w:t>predict(</w:t>
      </w:r>
      <w:proofErr w:type="gramEnd"/>
      <w:r>
        <w:t xml:space="preserve">object = </w:t>
      </w:r>
      <w:proofErr w:type="spellStart"/>
      <w:r>
        <w:t>mod.fit</w:t>
      </w:r>
      <w:proofErr w:type="spellEnd"/>
      <w:r>
        <w:t xml:space="preserve">, </w:t>
      </w:r>
      <w:proofErr w:type="spellStart"/>
      <w:r>
        <w:t>newdata</w:t>
      </w:r>
      <w:proofErr w:type="spellEnd"/>
      <w:r>
        <w:t xml:space="preserve"> = valid, type = "response")</w:t>
      </w:r>
    </w:p>
    <w:p w14:paraId="51E444D5" w14:textId="77777777" w:rsidR="003821FA" w:rsidRDefault="003821FA" w:rsidP="003821FA">
      <w:pPr>
        <w:pStyle w:val="R-14"/>
      </w:pPr>
      <w:r>
        <w:t>&gt; head(</w:t>
      </w:r>
      <w:proofErr w:type="spellStart"/>
      <w:proofErr w:type="gramStart"/>
      <w:r>
        <w:t>pi.hat.v</w:t>
      </w:r>
      <w:proofErr w:type="spellEnd"/>
      <w:proofErr w:type="gramEnd"/>
      <w:r>
        <w:t>)</w:t>
      </w:r>
    </w:p>
    <w:p w14:paraId="3D318B0D" w14:textId="77777777" w:rsidR="003821FA" w:rsidRDefault="003821FA" w:rsidP="003821FA">
      <w:pPr>
        <w:pStyle w:val="R-14"/>
      </w:pPr>
      <w:r>
        <w:t xml:space="preserve">        1         2         3         4         5         6 </w:t>
      </w:r>
    </w:p>
    <w:p w14:paraId="30B057B4" w14:textId="77777777" w:rsidR="003821FA" w:rsidRDefault="003821FA" w:rsidP="003821FA">
      <w:pPr>
        <w:pStyle w:val="R-14"/>
      </w:pPr>
      <w:r>
        <w:t>0.9433265 0.6635789 0.4760922 0.9877546 0.9866572 0.9849546</w:t>
      </w:r>
    </w:p>
    <w:p w14:paraId="78215008" w14:textId="77777777" w:rsidR="003821FA" w:rsidRDefault="003821FA" w:rsidP="003821FA">
      <w:pPr>
        <w:pStyle w:val="R-14"/>
      </w:pPr>
    </w:p>
    <w:p w14:paraId="3108333A" w14:textId="77777777" w:rsidR="003821FA" w:rsidRDefault="003821FA" w:rsidP="003821FA">
      <w:pPr>
        <w:ind w:left="720"/>
      </w:pPr>
      <w:r>
        <w:t xml:space="preserve">Using a </w:t>
      </w:r>
      <w:proofErr w:type="gramStart"/>
      <w:r>
        <w:t>0.5 cut-off</w:t>
      </w:r>
      <w:proofErr w:type="gramEnd"/>
      <w:r>
        <w:t xml:space="preserve"> probability, we obtain the following accuracy levels:</w:t>
      </w:r>
    </w:p>
    <w:p w14:paraId="22A1F656" w14:textId="77777777" w:rsidR="003821FA" w:rsidRDefault="003821FA" w:rsidP="003821FA">
      <w:pPr>
        <w:ind w:left="720"/>
      </w:pPr>
    </w:p>
    <w:p w14:paraId="3A7418E9" w14:textId="77777777" w:rsidR="003821FA" w:rsidRDefault="003821FA" w:rsidP="003821FA">
      <w:pPr>
        <w:pStyle w:val="R-14"/>
      </w:pPr>
      <w:r>
        <w:t>&gt; cutoff &lt;- 0.5</w:t>
      </w:r>
    </w:p>
    <w:p w14:paraId="12EC6A0E" w14:textId="77777777" w:rsidR="003821FA" w:rsidRDefault="003821FA" w:rsidP="003821FA">
      <w:pPr>
        <w:pStyle w:val="R-14"/>
      </w:pPr>
      <w:r>
        <w:t xml:space="preserve">&gt; </w:t>
      </w:r>
      <w:proofErr w:type="spellStart"/>
      <w:proofErr w:type="gramStart"/>
      <w:r>
        <w:t>pred.good</w:t>
      </w:r>
      <w:proofErr w:type="spellEnd"/>
      <w:proofErr w:type="gramEnd"/>
      <w:r>
        <w:t xml:space="preserve"> &lt;- </w:t>
      </w:r>
      <w:proofErr w:type="spellStart"/>
      <w:proofErr w:type="gramStart"/>
      <w:r>
        <w:t>ifelse</w:t>
      </w:r>
      <w:proofErr w:type="spellEnd"/>
      <w:r>
        <w:t>(</w:t>
      </w:r>
      <w:proofErr w:type="gramEnd"/>
      <w:r>
        <w:t xml:space="preserve">test = </w:t>
      </w:r>
      <w:proofErr w:type="spellStart"/>
      <w:r>
        <w:t>pi.hat</w:t>
      </w:r>
      <w:proofErr w:type="spellEnd"/>
      <w:r>
        <w:t xml:space="preserve"> &gt; </w:t>
      </w:r>
      <w:r w:rsidRPr="00B0621F">
        <w:t>cutoff</w:t>
      </w:r>
      <w:r>
        <w:t xml:space="preserve">, yes = 1, no = </w:t>
      </w:r>
    </w:p>
    <w:p w14:paraId="12AD5289" w14:textId="77777777" w:rsidR="003821FA" w:rsidRDefault="003821FA" w:rsidP="003821FA">
      <w:pPr>
        <w:pStyle w:val="R-14"/>
      </w:pPr>
      <w:r>
        <w:t xml:space="preserve">    0)</w:t>
      </w:r>
    </w:p>
    <w:p w14:paraId="34EB7824" w14:textId="59F0DAC0" w:rsidR="003821FA" w:rsidRDefault="003821FA" w:rsidP="003821FA">
      <w:pPr>
        <w:pStyle w:val="R-14"/>
      </w:pPr>
      <w:r>
        <w:t xml:space="preserve">&gt; </w:t>
      </w:r>
      <w:proofErr w:type="spellStart"/>
      <w:proofErr w:type="gramStart"/>
      <w:r>
        <w:t>pred.good</w:t>
      </w:r>
      <w:proofErr w:type="gramEnd"/>
      <w:r>
        <w:t>.v</w:t>
      </w:r>
      <w:proofErr w:type="spellEnd"/>
      <w:r>
        <w:t xml:space="preserve"> &lt;- </w:t>
      </w:r>
      <w:proofErr w:type="spellStart"/>
      <w:proofErr w:type="gramStart"/>
      <w:r>
        <w:t>ifelse</w:t>
      </w:r>
      <w:proofErr w:type="spellEnd"/>
      <w:r>
        <w:t>(</w:t>
      </w:r>
      <w:proofErr w:type="gramEnd"/>
      <w:r>
        <w:t xml:space="preserve">test = </w:t>
      </w:r>
      <w:proofErr w:type="spellStart"/>
      <w:proofErr w:type="gramStart"/>
      <w:r>
        <w:t>pi.hat.v</w:t>
      </w:r>
      <w:proofErr w:type="spellEnd"/>
      <w:proofErr w:type="gramEnd"/>
      <w:r>
        <w:t xml:space="preserve"> &gt; </w:t>
      </w:r>
      <w:r w:rsidRPr="00B0621F">
        <w:t>cutoff</w:t>
      </w:r>
      <w:r>
        <w:t>, yes = 1, no = 0)</w:t>
      </w:r>
    </w:p>
    <w:p w14:paraId="486CDF29" w14:textId="77777777" w:rsidR="003821FA" w:rsidRDefault="003821FA" w:rsidP="003821FA">
      <w:pPr>
        <w:pStyle w:val="R-14"/>
      </w:pPr>
      <w:r>
        <w:t xml:space="preserve"> </w:t>
      </w:r>
    </w:p>
    <w:p w14:paraId="13B9F8D2" w14:textId="77777777" w:rsidR="003821FA" w:rsidRDefault="003821FA" w:rsidP="003821FA">
      <w:pPr>
        <w:pStyle w:val="R-14"/>
      </w:pPr>
      <w:r>
        <w:lastRenderedPageBreak/>
        <w:t xml:space="preserve">&gt; </w:t>
      </w:r>
      <w:proofErr w:type="spellStart"/>
      <w:r>
        <w:t>summarize.class</w:t>
      </w:r>
      <w:proofErr w:type="spellEnd"/>
      <w:r>
        <w:t xml:space="preserve"> &lt;- </w:t>
      </w:r>
      <w:proofErr w:type="gramStart"/>
      <w:r>
        <w:t>function(</w:t>
      </w:r>
      <w:proofErr w:type="gramEnd"/>
      <w:r>
        <w:t xml:space="preserve">original, </w:t>
      </w:r>
      <w:proofErr w:type="gramStart"/>
      <w:r>
        <w:t>classify) {</w:t>
      </w:r>
      <w:proofErr w:type="gramEnd"/>
    </w:p>
    <w:p w14:paraId="608B4A5B" w14:textId="77777777" w:rsidR="003821FA" w:rsidRDefault="003821FA" w:rsidP="003821FA">
      <w:pPr>
        <w:pStyle w:val="R-14"/>
      </w:pPr>
      <w:r>
        <w:t xml:space="preserve">    </w:t>
      </w:r>
      <w:proofErr w:type="spellStart"/>
      <w:proofErr w:type="gramStart"/>
      <w:r>
        <w:t>class.table</w:t>
      </w:r>
      <w:proofErr w:type="spellEnd"/>
      <w:proofErr w:type="gramEnd"/>
      <w:r>
        <w:t xml:space="preserve"> &lt;- </w:t>
      </w:r>
      <w:proofErr w:type="gramStart"/>
      <w:r>
        <w:t>table(</w:t>
      </w:r>
      <w:proofErr w:type="gramEnd"/>
      <w:r>
        <w:t>original, classify)</w:t>
      </w:r>
    </w:p>
    <w:p w14:paraId="5AB07C7E" w14:textId="77777777" w:rsidR="003821FA" w:rsidRDefault="003821FA" w:rsidP="003821FA">
      <w:pPr>
        <w:pStyle w:val="R-14"/>
      </w:pPr>
      <w:r>
        <w:t xml:space="preserve">    numb &lt;- </w:t>
      </w:r>
      <w:proofErr w:type="spellStart"/>
      <w:r>
        <w:t>rowSums</w:t>
      </w:r>
      <w:proofErr w:type="spellEnd"/>
      <w:r>
        <w:t>(</w:t>
      </w:r>
      <w:proofErr w:type="spellStart"/>
      <w:proofErr w:type="gramStart"/>
      <w:r>
        <w:t>class.table</w:t>
      </w:r>
      <w:proofErr w:type="spellEnd"/>
      <w:proofErr w:type="gramEnd"/>
      <w:r>
        <w:t>)</w:t>
      </w:r>
    </w:p>
    <w:p w14:paraId="3FA4DC25" w14:textId="77777777" w:rsidR="003821FA" w:rsidRDefault="003821FA" w:rsidP="003821FA">
      <w:pPr>
        <w:pStyle w:val="R-14"/>
      </w:pPr>
      <w:r>
        <w:t xml:space="preserve">    prop &lt;- round(</w:t>
      </w:r>
      <w:proofErr w:type="spellStart"/>
      <w:proofErr w:type="gramStart"/>
      <w:r>
        <w:t>class.table</w:t>
      </w:r>
      <w:proofErr w:type="spellEnd"/>
      <w:proofErr w:type="gramEnd"/>
      <w:r>
        <w:t>/numb,4)</w:t>
      </w:r>
    </w:p>
    <w:p w14:paraId="329E4046" w14:textId="77777777" w:rsidR="003821FA" w:rsidRDefault="003821FA" w:rsidP="003821FA">
      <w:pPr>
        <w:pStyle w:val="R-14"/>
      </w:pPr>
      <w:r>
        <w:t xml:space="preserve">    overall &lt;- round(</w:t>
      </w:r>
      <w:r w:rsidRPr="00116812">
        <w:t>sum(</w:t>
      </w:r>
      <w:proofErr w:type="spellStart"/>
      <w:r w:rsidRPr="00116812">
        <w:t>diag</w:t>
      </w:r>
      <w:proofErr w:type="spellEnd"/>
      <w:r w:rsidRPr="00116812">
        <w:t>(</w:t>
      </w:r>
      <w:proofErr w:type="spellStart"/>
      <w:proofErr w:type="gramStart"/>
      <w:r w:rsidRPr="00116812">
        <w:t>class.table</w:t>
      </w:r>
      <w:proofErr w:type="spellEnd"/>
      <w:proofErr w:type="gramEnd"/>
      <w:r w:rsidRPr="00116812">
        <w:t>)</w:t>
      </w:r>
      <w:r>
        <w:t xml:space="preserve">) / </w:t>
      </w:r>
    </w:p>
    <w:p w14:paraId="7C14862F" w14:textId="77777777" w:rsidR="003821FA" w:rsidRDefault="003821FA" w:rsidP="003821FA">
      <w:pPr>
        <w:pStyle w:val="R-14"/>
      </w:pPr>
      <w:r>
        <w:t xml:space="preserve">      sum(</w:t>
      </w:r>
      <w:proofErr w:type="spellStart"/>
      <w:proofErr w:type="gramStart"/>
      <w:r>
        <w:t>class.table</w:t>
      </w:r>
      <w:proofErr w:type="spellEnd"/>
      <w:proofErr w:type="gramEnd"/>
      <w:r>
        <w:t>), 4)</w:t>
      </w:r>
    </w:p>
    <w:p w14:paraId="3A6CA13A" w14:textId="77777777" w:rsidR="003821FA" w:rsidRDefault="003821FA" w:rsidP="003821FA">
      <w:pPr>
        <w:pStyle w:val="R-14"/>
      </w:pPr>
      <w:r>
        <w:t xml:space="preserve">    </w:t>
      </w:r>
      <w:proofErr w:type="gramStart"/>
      <w:r>
        <w:t>list(</w:t>
      </w:r>
      <w:proofErr w:type="spellStart"/>
      <w:r>
        <w:t>class.table</w:t>
      </w:r>
      <w:proofErr w:type="spellEnd"/>
      <w:proofErr w:type="gramEnd"/>
      <w:r>
        <w:t xml:space="preserve"> = </w:t>
      </w:r>
      <w:proofErr w:type="spellStart"/>
      <w:proofErr w:type="gramStart"/>
      <w:r>
        <w:t>class.table</w:t>
      </w:r>
      <w:proofErr w:type="spellEnd"/>
      <w:proofErr w:type="gramEnd"/>
      <w:r>
        <w:t xml:space="preserve">, prop = prop, </w:t>
      </w:r>
    </w:p>
    <w:p w14:paraId="7471F420" w14:textId="77777777" w:rsidR="003821FA" w:rsidRDefault="003821FA" w:rsidP="003821FA">
      <w:pPr>
        <w:pStyle w:val="R-14"/>
      </w:pPr>
      <w:r>
        <w:t xml:space="preserve">      </w:t>
      </w:r>
      <w:proofErr w:type="spellStart"/>
      <w:proofErr w:type="gramStart"/>
      <w:r>
        <w:t>overall.correct</w:t>
      </w:r>
      <w:proofErr w:type="spellEnd"/>
      <w:proofErr w:type="gramEnd"/>
      <w:r>
        <w:t xml:space="preserve"> = overall)</w:t>
      </w:r>
    </w:p>
    <w:p w14:paraId="52AF6975" w14:textId="77777777" w:rsidR="003821FA" w:rsidRDefault="003821FA" w:rsidP="003821FA">
      <w:pPr>
        <w:pStyle w:val="R-14"/>
      </w:pPr>
      <w:r>
        <w:t xml:space="preserve">  }</w:t>
      </w:r>
    </w:p>
    <w:p w14:paraId="2E6D94D5" w14:textId="77777777" w:rsidR="003821FA" w:rsidRDefault="003821FA" w:rsidP="003821FA">
      <w:pPr>
        <w:pStyle w:val="R-14"/>
      </w:pPr>
      <w:r>
        <w:t xml:space="preserve"> </w:t>
      </w:r>
    </w:p>
    <w:p w14:paraId="3CF3755D" w14:textId="77777777" w:rsidR="003821FA" w:rsidRDefault="003821FA" w:rsidP="003821FA">
      <w:pPr>
        <w:pStyle w:val="R-14"/>
      </w:pPr>
      <w:r>
        <w:t xml:space="preserve">&gt; </w:t>
      </w:r>
      <w:proofErr w:type="spellStart"/>
      <w:r>
        <w:t>summarize.</w:t>
      </w:r>
      <w:proofErr w:type="gramStart"/>
      <w:r>
        <w:t>class</w:t>
      </w:r>
      <w:proofErr w:type="spellEnd"/>
      <w:r>
        <w:t>(</w:t>
      </w:r>
      <w:proofErr w:type="gramEnd"/>
      <w:r>
        <w:t xml:space="preserve">original = </w:t>
      </w:r>
      <w:proofErr w:type="gramStart"/>
      <w:r>
        <w:t>placekick[</w:t>
      </w:r>
      <w:proofErr w:type="gramEnd"/>
      <w:r>
        <w:t xml:space="preserve">,9], classify = </w:t>
      </w:r>
    </w:p>
    <w:p w14:paraId="62EA3D49" w14:textId="77777777" w:rsidR="003821FA" w:rsidRDefault="003821FA" w:rsidP="003821FA">
      <w:pPr>
        <w:pStyle w:val="R-14"/>
      </w:pPr>
      <w:r>
        <w:t xml:space="preserve">    </w:t>
      </w:r>
      <w:proofErr w:type="spellStart"/>
      <w:proofErr w:type="gramStart"/>
      <w:r>
        <w:t>pred.good</w:t>
      </w:r>
      <w:proofErr w:type="spellEnd"/>
      <w:proofErr w:type="gramEnd"/>
      <w:r>
        <w:t>) #Resubstitution</w:t>
      </w:r>
    </w:p>
    <w:p w14:paraId="4F3E04D1" w14:textId="77777777" w:rsidR="003821FA" w:rsidRDefault="003821FA" w:rsidP="003821FA">
      <w:pPr>
        <w:pStyle w:val="R-14"/>
      </w:pPr>
      <w:r>
        <w:t>$</w:t>
      </w:r>
      <w:proofErr w:type="spellStart"/>
      <w:proofErr w:type="gramStart"/>
      <w:r>
        <w:t>class.table</w:t>
      </w:r>
      <w:proofErr w:type="spellEnd"/>
      <w:proofErr w:type="gramEnd"/>
    </w:p>
    <w:p w14:paraId="194BA3F7" w14:textId="77777777" w:rsidR="003821FA" w:rsidRDefault="003821FA" w:rsidP="003821FA">
      <w:pPr>
        <w:pStyle w:val="R-14"/>
      </w:pPr>
      <w:r>
        <w:t xml:space="preserve">        classify</w:t>
      </w:r>
    </w:p>
    <w:p w14:paraId="05DDECA3" w14:textId="77777777" w:rsidR="003821FA" w:rsidRDefault="003821FA" w:rsidP="003821FA">
      <w:pPr>
        <w:pStyle w:val="R-14"/>
      </w:pPr>
      <w:r>
        <w:t>original    0    1</w:t>
      </w:r>
    </w:p>
    <w:p w14:paraId="2DCBDBA5" w14:textId="77777777" w:rsidR="003821FA" w:rsidRDefault="003821FA" w:rsidP="003821FA">
      <w:pPr>
        <w:pStyle w:val="R-14"/>
      </w:pPr>
      <w:r>
        <w:t xml:space="preserve">       0   </w:t>
      </w:r>
      <w:proofErr w:type="gramStart"/>
      <w:r>
        <w:t>18  145</w:t>
      </w:r>
      <w:proofErr w:type="gramEnd"/>
    </w:p>
    <w:p w14:paraId="00B605CA" w14:textId="77777777" w:rsidR="003821FA" w:rsidRDefault="003821FA" w:rsidP="003821FA">
      <w:pPr>
        <w:pStyle w:val="R-14"/>
      </w:pPr>
      <w:r>
        <w:t xml:space="preserve">       1   13 1249</w:t>
      </w:r>
    </w:p>
    <w:p w14:paraId="6208B660" w14:textId="77777777" w:rsidR="003821FA" w:rsidRDefault="003821FA" w:rsidP="003821FA">
      <w:pPr>
        <w:pStyle w:val="R-14"/>
      </w:pPr>
    </w:p>
    <w:p w14:paraId="03497039" w14:textId="77777777" w:rsidR="003821FA" w:rsidRDefault="003821FA" w:rsidP="003821FA">
      <w:pPr>
        <w:pStyle w:val="R-14"/>
      </w:pPr>
      <w:r>
        <w:t>$prop</w:t>
      </w:r>
    </w:p>
    <w:p w14:paraId="3362F680" w14:textId="77777777" w:rsidR="003821FA" w:rsidRDefault="003821FA" w:rsidP="003821FA">
      <w:pPr>
        <w:pStyle w:val="R-14"/>
      </w:pPr>
      <w:r>
        <w:t xml:space="preserve">        classify</w:t>
      </w:r>
    </w:p>
    <w:p w14:paraId="76976464" w14:textId="77777777" w:rsidR="003821FA" w:rsidRDefault="003821FA" w:rsidP="003821FA">
      <w:pPr>
        <w:pStyle w:val="R-14"/>
      </w:pPr>
      <w:r>
        <w:t>original      0      1</w:t>
      </w:r>
    </w:p>
    <w:p w14:paraId="28F343A5" w14:textId="77777777" w:rsidR="003821FA" w:rsidRDefault="003821FA" w:rsidP="003821FA">
      <w:pPr>
        <w:pStyle w:val="R-14"/>
      </w:pPr>
      <w:r>
        <w:t xml:space="preserve">       0 0.1104 0.8896</w:t>
      </w:r>
    </w:p>
    <w:p w14:paraId="1776D966" w14:textId="77777777" w:rsidR="003821FA" w:rsidRDefault="003821FA" w:rsidP="003821FA">
      <w:pPr>
        <w:pStyle w:val="R-14"/>
      </w:pPr>
      <w:r>
        <w:t xml:space="preserve">       1 0.0103 0.9897</w:t>
      </w:r>
    </w:p>
    <w:p w14:paraId="457EEA55" w14:textId="77777777" w:rsidR="003821FA" w:rsidRDefault="003821FA" w:rsidP="003821FA">
      <w:pPr>
        <w:pStyle w:val="R-14"/>
      </w:pPr>
    </w:p>
    <w:p w14:paraId="30F09546" w14:textId="77777777" w:rsidR="003821FA" w:rsidRDefault="003821FA" w:rsidP="003821FA">
      <w:pPr>
        <w:pStyle w:val="R-14"/>
      </w:pPr>
      <w:r>
        <w:t>$</w:t>
      </w:r>
      <w:proofErr w:type="spellStart"/>
      <w:proofErr w:type="gramStart"/>
      <w:r>
        <w:t>overall.correct</w:t>
      </w:r>
      <w:proofErr w:type="spellEnd"/>
      <w:proofErr w:type="gramEnd"/>
    </w:p>
    <w:p w14:paraId="189B6278" w14:textId="77777777" w:rsidR="003821FA" w:rsidRDefault="003821FA" w:rsidP="003821FA">
      <w:pPr>
        <w:pStyle w:val="R-14"/>
      </w:pPr>
      <w:r>
        <w:t>[1] 0.8891</w:t>
      </w:r>
    </w:p>
    <w:p w14:paraId="1C1D4660" w14:textId="77777777" w:rsidR="003821FA" w:rsidRDefault="003821FA" w:rsidP="003821FA">
      <w:pPr>
        <w:pStyle w:val="R-14"/>
      </w:pPr>
    </w:p>
    <w:p w14:paraId="2A218DDE" w14:textId="77777777" w:rsidR="003821FA" w:rsidRDefault="003821FA" w:rsidP="003821FA">
      <w:pPr>
        <w:pStyle w:val="R-14"/>
      </w:pPr>
      <w:r>
        <w:t xml:space="preserve">&gt; </w:t>
      </w:r>
      <w:proofErr w:type="spellStart"/>
      <w:r>
        <w:t>summarize.</w:t>
      </w:r>
      <w:proofErr w:type="gramStart"/>
      <w:r>
        <w:t>class</w:t>
      </w:r>
      <w:proofErr w:type="spellEnd"/>
      <w:r>
        <w:t>(</w:t>
      </w:r>
      <w:proofErr w:type="gramEnd"/>
      <w:r>
        <w:t xml:space="preserve">original = </w:t>
      </w:r>
      <w:proofErr w:type="gramStart"/>
      <w:r>
        <w:t>valid[</w:t>
      </w:r>
      <w:proofErr w:type="gramEnd"/>
      <w:r>
        <w:t xml:space="preserve">,9], classify = </w:t>
      </w:r>
    </w:p>
    <w:p w14:paraId="644C51F1" w14:textId="77777777" w:rsidR="003821FA" w:rsidRDefault="003821FA" w:rsidP="003821FA">
      <w:pPr>
        <w:pStyle w:val="R-14"/>
      </w:pPr>
      <w:r>
        <w:t xml:space="preserve">    </w:t>
      </w:r>
      <w:proofErr w:type="spellStart"/>
      <w:proofErr w:type="gramStart"/>
      <w:r>
        <w:t>pred.good</w:t>
      </w:r>
      <w:proofErr w:type="gramEnd"/>
      <w:r>
        <w:t>.</w:t>
      </w:r>
      <w:proofErr w:type="gramStart"/>
      <w:r>
        <w:t>v</w:t>
      </w:r>
      <w:proofErr w:type="spellEnd"/>
      <w:r>
        <w:t>) #</w:t>
      </w:r>
      <w:proofErr w:type="gramEnd"/>
      <w:r>
        <w:t>Validation data</w:t>
      </w:r>
    </w:p>
    <w:p w14:paraId="5EF071A7" w14:textId="77777777" w:rsidR="003821FA" w:rsidRDefault="003821FA" w:rsidP="003821FA">
      <w:pPr>
        <w:pStyle w:val="R-14"/>
      </w:pPr>
      <w:r>
        <w:t>$</w:t>
      </w:r>
      <w:proofErr w:type="spellStart"/>
      <w:proofErr w:type="gramStart"/>
      <w:r>
        <w:t>class.table</w:t>
      </w:r>
      <w:proofErr w:type="spellEnd"/>
      <w:proofErr w:type="gramEnd"/>
    </w:p>
    <w:p w14:paraId="4944EB1C" w14:textId="77777777" w:rsidR="003821FA" w:rsidRDefault="003821FA" w:rsidP="003821FA">
      <w:pPr>
        <w:pStyle w:val="R-14"/>
      </w:pPr>
      <w:r>
        <w:t xml:space="preserve">        classify</w:t>
      </w:r>
    </w:p>
    <w:p w14:paraId="73FC6A09" w14:textId="77777777" w:rsidR="003821FA" w:rsidRDefault="003821FA" w:rsidP="003821FA">
      <w:pPr>
        <w:pStyle w:val="R-14"/>
      </w:pPr>
      <w:r>
        <w:t>original   0   1</w:t>
      </w:r>
    </w:p>
    <w:p w14:paraId="357CC572" w14:textId="77777777" w:rsidR="003821FA" w:rsidRDefault="003821FA" w:rsidP="003821FA">
      <w:pPr>
        <w:pStyle w:val="R-14"/>
      </w:pPr>
      <w:r>
        <w:t xml:space="preserve">       0   </w:t>
      </w:r>
      <w:proofErr w:type="gramStart"/>
      <w:r>
        <w:t>3  35</w:t>
      </w:r>
      <w:proofErr w:type="gramEnd"/>
    </w:p>
    <w:p w14:paraId="0EAF68BB" w14:textId="77777777" w:rsidR="003821FA" w:rsidRDefault="003821FA" w:rsidP="003821FA">
      <w:pPr>
        <w:pStyle w:val="R-14"/>
      </w:pPr>
      <w:r>
        <w:t xml:space="preserve">       1   8 236</w:t>
      </w:r>
    </w:p>
    <w:p w14:paraId="7A5177E4" w14:textId="77777777" w:rsidR="003821FA" w:rsidRDefault="003821FA" w:rsidP="003821FA">
      <w:pPr>
        <w:pStyle w:val="R-14"/>
      </w:pPr>
    </w:p>
    <w:p w14:paraId="22715B3E" w14:textId="77777777" w:rsidR="003821FA" w:rsidRDefault="003821FA" w:rsidP="003821FA">
      <w:pPr>
        <w:pStyle w:val="R-14"/>
      </w:pPr>
      <w:r>
        <w:t>$prop</w:t>
      </w:r>
    </w:p>
    <w:p w14:paraId="71C62546" w14:textId="77777777" w:rsidR="003821FA" w:rsidRDefault="003821FA" w:rsidP="003821FA">
      <w:pPr>
        <w:pStyle w:val="R-14"/>
      </w:pPr>
      <w:r>
        <w:t xml:space="preserve">        classify</w:t>
      </w:r>
    </w:p>
    <w:p w14:paraId="5990E0C5" w14:textId="77777777" w:rsidR="003821FA" w:rsidRDefault="003821FA" w:rsidP="003821FA">
      <w:pPr>
        <w:pStyle w:val="R-14"/>
      </w:pPr>
      <w:r>
        <w:t>original      0      1</w:t>
      </w:r>
    </w:p>
    <w:p w14:paraId="260BC69A" w14:textId="77777777" w:rsidR="003821FA" w:rsidRDefault="003821FA" w:rsidP="003821FA">
      <w:pPr>
        <w:pStyle w:val="R-14"/>
      </w:pPr>
      <w:r>
        <w:t xml:space="preserve">       0 0.0789 0.9211</w:t>
      </w:r>
    </w:p>
    <w:p w14:paraId="2CCEBE0A" w14:textId="77777777" w:rsidR="003821FA" w:rsidRDefault="003821FA" w:rsidP="003821FA">
      <w:pPr>
        <w:pStyle w:val="R-14"/>
      </w:pPr>
      <w:r>
        <w:t xml:space="preserve">       1 0.0328 0.9672</w:t>
      </w:r>
    </w:p>
    <w:p w14:paraId="125D5309" w14:textId="77777777" w:rsidR="003821FA" w:rsidRDefault="003821FA" w:rsidP="003821FA">
      <w:pPr>
        <w:pStyle w:val="R-14"/>
      </w:pPr>
    </w:p>
    <w:p w14:paraId="21474C19" w14:textId="77777777" w:rsidR="003821FA" w:rsidRDefault="003821FA" w:rsidP="003821FA">
      <w:pPr>
        <w:pStyle w:val="R-14"/>
      </w:pPr>
      <w:r>
        <w:t>$</w:t>
      </w:r>
      <w:proofErr w:type="spellStart"/>
      <w:proofErr w:type="gramStart"/>
      <w:r>
        <w:t>overall.correct</w:t>
      </w:r>
      <w:proofErr w:type="spellEnd"/>
      <w:proofErr w:type="gramEnd"/>
    </w:p>
    <w:p w14:paraId="473F2E07" w14:textId="77777777" w:rsidR="003821FA" w:rsidRDefault="003821FA" w:rsidP="003821FA">
      <w:pPr>
        <w:pStyle w:val="R-14"/>
      </w:pPr>
      <w:r>
        <w:lastRenderedPageBreak/>
        <w:t>[1] 0.8475</w:t>
      </w:r>
    </w:p>
    <w:p w14:paraId="5DD59F4D" w14:textId="77777777" w:rsidR="003821FA" w:rsidRDefault="003821FA" w:rsidP="003821FA">
      <w:pPr>
        <w:ind w:left="720"/>
      </w:pPr>
    </w:p>
    <w:p w14:paraId="674D483A" w14:textId="77777777" w:rsidR="003821FA" w:rsidRDefault="003821FA" w:rsidP="003821FA">
      <w:pPr>
        <w:ind w:left="720"/>
      </w:pPr>
      <w:r>
        <w:t xml:space="preserve">The sensitivity for the original data using </w:t>
      </w:r>
      <w:proofErr w:type="spellStart"/>
      <w:r>
        <w:t>resubstitution</w:t>
      </w:r>
      <w:proofErr w:type="spellEnd"/>
      <w:r>
        <w:t xml:space="preserve"> is 0.9897, but the specificity is only 0.1104. </w:t>
      </w:r>
    </w:p>
    <w:p w14:paraId="1AD8D18F" w14:textId="77777777" w:rsidR="003821FA" w:rsidRDefault="003821FA" w:rsidP="003821FA">
      <w:pPr>
        <w:ind w:left="720"/>
      </w:pPr>
    </w:p>
    <w:p w14:paraId="0AEC116D" w14:textId="77777777" w:rsidR="003821FA" w:rsidRDefault="003821FA" w:rsidP="003821FA">
      <w:pPr>
        <w:ind w:left="720"/>
      </w:pPr>
      <w:r>
        <w:t xml:space="preserve">The overall accuracy values are somewhat </w:t>
      </w:r>
      <w:proofErr w:type="gramStart"/>
      <w:r>
        <w:t>similar to</w:t>
      </w:r>
      <w:proofErr w:type="gramEnd"/>
      <w:r>
        <w:t xml:space="preserve"> what we have seen before. What if we </w:t>
      </w:r>
      <w:proofErr w:type="gramStart"/>
      <w:r>
        <w:t>chose</w:t>
      </w:r>
      <w:proofErr w:type="gramEnd"/>
      <w:r>
        <w:t xml:space="preserve"> a different cut-off probability? Using the same code as before except changing cut-off to 0.7, this is what I obtain:</w:t>
      </w:r>
    </w:p>
    <w:p w14:paraId="1D653819" w14:textId="77777777" w:rsidR="003821FA" w:rsidRDefault="003821FA" w:rsidP="003821FA">
      <w:pPr>
        <w:ind w:left="720"/>
      </w:pPr>
    </w:p>
    <w:p w14:paraId="4F25E515" w14:textId="77777777" w:rsidR="003821FA" w:rsidRDefault="003821FA" w:rsidP="003821FA">
      <w:pPr>
        <w:pStyle w:val="R-14"/>
      </w:pPr>
      <w:r>
        <w:t xml:space="preserve">&gt; </w:t>
      </w:r>
      <w:proofErr w:type="spellStart"/>
      <w:r>
        <w:t>summarize.</w:t>
      </w:r>
      <w:proofErr w:type="gramStart"/>
      <w:r>
        <w:t>class</w:t>
      </w:r>
      <w:proofErr w:type="spellEnd"/>
      <w:r>
        <w:t>(</w:t>
      </w:r>
      <w:proofErr w:type="gramEnd"/>
      <w:r>
        <w:t xml:space="preserve">original = </w:t>
      </w:r>
      <w:proofErr w:type="gramStart"/>
      <w:r>
        <w:t>placekick[</w:t>
      </w:r>
      <w:proofErr w:type="gramEnd"/>
      <w:r>
        <w:t xml:space="preserve">,9], classify = </w:t>
      </w:r>
    </w:p>
    <w:p w14:paraId="7BD233D6" w14:textId="77777777" w:rsidR="003821FA" w:rsidRDefault="003821FA" w:rsidP="003821FA">
      <w:pPr>
        <w:pStyle w:val="R-14"/>
      </w:pPr>
      <w:r>
        <w:t xml:space="preserve">    </w:t>
      </w:r>
      <w:proofErr w:type="spellStart"/>
      <w:proofErr w:type="gramStart"/>
      <w:r>
        <w:t>pred.good</w:t>
      </w:r>
      <w:proofErr w:type="spellEnd"/>
      <w:proofErr w:type="gramEnd"/>
      <w:r>
        <w:t>) #Resubstitution</w:t>
      </w:r>
    </w:p>
    <w:p w14:paraId="4A1B9772" w14:textId="77777777" w:rsidR="003821FA" w:rsidRDefault="003821FA" w:rsidP="003821FA">
      <w:pPr>
        <w:pStyle w:val="R-14"/>
      </w:pPr>
      <w:r>
        <w:t>$</w:t>
      </w:r>
      <w:proofErr w:type="spellStart"/>
      <w:proofErr w:type="gramStart"/>
      <w:r>
        <w:t>class.table</w:t>
      </w:r>
      <w:proofErr w:type="spellEnd"/>
      <w:proofErr w:type="gramEnd"/>
    </w:p>
    <w:p w14:paraId="1F8DD040" w14:textId="77777777" w:rsidR="003821FA" w:rsidRDefault="003821FA" w:rsidP="003821FA">
      <w:pPr>
        <w:pStyle w:val="R-14"/>
      </w:pPr>
      <w:r>
        <w:t xml:space="preserve">        classify</w:t>
      </w:r>
    </w:p>
    <w:p w14:paraId="1E7AE6F1" w14:textId="77777777" w:rsidR="003821FA" w:rsidRDefault="003821FA" w:rsidP="003821FA">
      <w:pPr>
        <w:pStyle w:val="R-14"/>
      </w:pPr>
      <w:r>
        <w:t>original    0    1</w:t>
      </w:r>
    </w:p>
    <w:p w14:paraId="6BFA6E29" w14:textId="77777777" w:rsidR="003821FA" w:rsidRDefault="003821FA" w:rsidP="003821FA">
      <w:pPr>
        <w:pStyle w:val="R-14"/>
      </w:pPr>
      <w:r>
        <w:t xml:space="preserve">       0   79   84</w:t>
      </w:r>
    </w:p>
    <w:p w14:paraId="01610718" w14:textId="77777777" w:rsidR="003821FA" w:rsidRDefault="003821FA" w:rsidP="003821FA">
      <w:pPr>
        <w:pStyle w:val="R-14"/>
      </w:pPr>
      <w:r>
        <w:t xml:space="preserve">       </w:t>
      </w:r>
      <w:proofErr w:type="gramStart"/>
      <w:r>
        <w:t>1  109</w:t>
      </w:r>
      <w:proofErr w:type="gramEnd"/>
      <w:r>
        <w:t xml:space="preserve"> 1153</w:t>
      </w:r>
    </w:p>
    <w:p w14:paraId="0259E24A" w14:textId="77777777" w:rsidR="003821FA" w:rsidRDefault="003821FA" w:rsidP="003821FA">
      <w:pPr>
        <w:pStyle w:val="R-14"/>
      </w:pPr>
    </w:p>
    <w:p w14:paraId="4D4AD7B2" w14:textId="77777777" w:rsidR="003821FA" w:rsidRDefault="003821FA" w:rsidP="003821FA">
      <w:pPr>
        <w:pStyle w:val="R-14"/>
      </w:pPr>
      <w:r>
        <w:t>$prop</w:t>
      </w:r>
    </w:p>
    <w:p w14:paraId="4B41B073" w14:textId="77777777" w:rsidR="003821FA" w:rsidRDefault="003821FA" w:rsidP="003821FA">
      <w:pPr>
        <w:pStyle w:val="R-14"/>
      </w:pPr>
      <w:r>
        <w:t xml:space="preserve">        classify</w:t>
      </w:r>
    </w:p>
    <w:p w14:paraId="321B02C5" w14:textId="77777777" w:rsidR="003821FA" w:rsidRDefault="003821FA" w:rsidP="003821FA">
      <w:pPr>
        <w:pStyle w:val="R-14"/>
      </w:pPr>
      <w:r>
        <w:t>original      0      1</w:t>
      </w:r>
    </w:p>
    <w:p w14:paraId="514614FC" w14:textId="77777777" w:rsidR="003821FA" w:rsidRDefault="003821FA" w:rsidP="003821FA">
      <w:pPr>
        <w:pStyle w:val="R-14"/>
      </w:pPr>
      <w:r>
        <w:t xml:space="preserve">       0 0.4847 0.5153</w:t>
      </w:r>
    </w:p>
    <w:p w14:paraId="089FE416" w14:textId="77777777" w:rsidR="003821FA" w:rsidRDefault="003821FA" w:rsidP="003821FA">
      <w:pPr>
        <w:pStyle w:val="R-14"/>
      </w:pPr>
      <w:r>
        <w:t xml:space="preserve">       1 0.0864 0.9136</w:t>
      </w:r>
    </w:p>
    <w:p w14:paraId="78FDDFFA" w14:textId="77777777" w:rsidR="003821FA" w:rsidRDefault="003821FA" w:rsidP="003821FA">
      <w:pPr>
        <w:pStyle w:val="R-14"/>
      </w:pPr>
    </w:p>
    <w:p w14:paraId="3E867EAB" w14:textId="77777777" w:rsidR="003821FA" w:rsidRDefault="003821FA" w:rsidP="003821FA">
      <w:pPr>
        <w:pStyle w:val="R-14"/>
      </w:pPr>
      <w:r>
        <w:t>$</w:t>
      </w:r>
      <w:proofErr w:type="spellStart"/>
      <w:proofErr w:type="gramStart"/>
      <w:r>
        <w:t>overall.correct</w:t>
      </w:r>
      <w:proofErr w:type="spellEnd"/>
      <w:proofErr w:type="gramEnd"/>
    </w:p>
    <w:p w14:paraId="48B641E8" w14:textId="77777777" w:rsidR="003821FA" w:rsidRDefault="003821FA" w:rsidP="003821FA">
      <w:pPr>
        <w:pStyle w:val="R-14"/>
      </w:pPr>
      <w:r>
        <w:t>[1] 0.8646</w:t>
      </w:r>
    </w:p>
    <w:p w14:paraId="130B4EAE" w14:textId="77777777" w:rsidR="003821FA" w:rsidRDefault="003821FA" w:rsidP="003821FA">
      <w:pPr>
        <w:pStyle w:val="R-14"/>
      </w:pPr>
    </w:p>
    <w:p w14:paraId="33D6242E" w14:textId="77777777" w:rsidR="003821FA" w:rsidRDefault="003821FA" w:rsidP="003821FA">
      <w:pPr>
        <w:pStyle w:val="R-14"/>
      </w:pPr>
      <w:r>
        <w:t xml:space="preserve">&gt; </w:t>
      </w:r>
      <w:proofErr w:type="spellStart"/>
      <w:r>
        <w:t>summarize.</w:t>
      </w:r>
      <w:proofErr w:type="gramStart"/>
      <w:r>
        <w:t>class</w:t>
      </w:r>
      <w:proofErr w:type="spellEnd"/>
      <w:r>
        <w:t>(</w:t>
      </w:r>
      <w:proofErr w:type="gramEnd"/>
      <w:r>
        <w:t xml:space="preserve">original = </w:t>
      </w:r>
      <w:proofErr w:type="gramStart"/>
      <w:r>
        <w:t>valid[</w:t>
      </w:r>
      <w:proofErr w:type="gramEnd"/>
      <w:r>
        <w:t xml:space="preserve">,9], classify = </w:t>
      </w:r>
    </w:p>
    <w:p w14:paraId="3936D0AD" w14:textId="77777777" w:rsidR="003821FA" w:rsidRDefault="003821FA" w:rsidP="003821FA">
      <w:pPr>
        <w:pStyle w:val="R-14"/>
      </w:pPr>
      <w:r>
        <w:t xml:space="preserve">    </w:t>
      </w:r>
      <w:proofErr w:type="spellStart"/>
      <w:proofErr w:type="gramStart"/>
      <w:r>
        <w:t>pred.good</w:t>
      </w:r>
      <w:proofErr w:type="gramEnd"/>
      <w:r>
        <w:t>.</w:t>
      </w:r>
      <w:proofErr w:type="gramStart"/>
      <w:r>
        <w:t>v</w:t>
      </w:r>
      <w:proofErr w:type="spellEnd"/>
      <w:r>
        <w:t>) #</w:t>
      </w:r>
      <w:proofErr w:type="gramEnd"/>
      <w:r>
        <w:t>Validation data</w:t>
      </w:r>
    </w:p>
    <w:p w14:paraId="06F06022" w14:textId="77777777" w:rsidR="003821FA" w:rsidRDefault="003821FA" w:rsidP="003821FA">
      <w:pPr>
        <w:pStyle w:val="R-14"/>
      </w:pPr>
      <w:r>
        <w:t>$</w:t>
      </w:r>
      <w:proofErr w:type="spellStart"/>
      <w:proofErr w:type="gramStart"/>
      <w:r>
        <w:t>class.table</w:t>
      </w:r>
      <w:proofErr w:type="spellEnd"/>
      <w:proofErr w:type="gramEnd"/>
    </w:p>
    <w:p w14:paraId="4EA49F50" w14:textId="77777777" w:rsidR="003821FA" w:rsidRDefault="003821FA" w:rsidP="003821FA">
      <w:pPr>
        <w:pStyle w:val="R-14"/>
      </w:pPr>
      <w:r>
        <w:t xml:space="preserve">        classify</w:t>
      </w:r>
    </w:p>
    <w:p w14:paraId="1C80AB4A" w14:textId="77777777" w:rsidR="003821FA" w:rsidRDefault="003821FA" w:rsidP="003821FA">
      <w:pPr>
        <w:pStyle w:val="R-14"/>
      </w:pPr>
      <w:r>
        <w:t>original   0   1</w:t>
      </w:r>
    </w:p>
    <w:p w14:paraId="0F37E697" w14:textId="77777777" w:rsidR="003821FA" w:rsidRDefault="003821FA" w:rsidP="003821FA">
      <w:pPr>
        <w:pStyle w:val="R-14"/>
      </w:pPr>
      <w:r>
        <w:t xml:space="preserve">       </w:t>
      </w:r>
      <w:proofErr w:type="gramStart"/>
      <w:r>
        <w:t>0  23</w:t>
      </w:r>
      <w:proofErr w:type="gramEnd"/>
      <w:r>
        <w:t xml:space="preserve">  15</w:t>
      </w:r>
    </w:p>
    <w:p w14:paraId="6E95E4E0" w14:textId="77777777" w:rsidR="003821FA" w:rsidRDefault="003821FA" w:rsidP="003821FA">
      <w:pPr>
        <w:pStyle w:val="R-14"/>
      </w:pPr>
      <w:r>
        <w:t xml:space="preserve">       </w:t>
      </w:r>
      <w:proofErr w:type="gramStart"/>
      <w:r>
        <w:t>1  29</w:t>
      </w:r>
      <w:proofErr w:type="gramEnd"/>
      <w:r>
        <w:t xml:space="preserve"> 215</w:t>
      </w:r>
    </w:p>
    <w:p w14:paraId="077A6428" w14:textId="77777777" w:rsidR="003821FA" w:rsidRDefault="003821FA" w:rsidP="003821FA">
      <w:pPr>
        <w:pStyle w:val="R-14"/>
      </w:pPr>
    </w:p>
    <w:p w14:paraId="7D6112E4" w14:textId="77777777" w:rsidR="003821FA" w:rsidRDefault="003821FA" w:rsidP="003821FA">
      <w:pPr>
        <w:pStyle w:val="R-14"/>
      </w:pPr>
      <w:r>
        <w:t>$prop</w:t>
      </w:r>
    </w:p>
    <w:p w14:paraId="101EB628" w14:textId="77777777" w:rsidR="003821FA" w:rsidRDefault="003821FA" w:rsidP="003821FA">
      <w:pPr>
        <w:pStyle w:val="R-14"/>
      </w:pPr>
      <w:r>
        <w:t xml:space="preserve">        classify</w:t>
      </w:r>
    </w:p>
    <w:p w14:paraId="053EE3CB" w14:textId="77777777" w:rsidR="003821FA" w:rsidRDefault="003821FA" w:rsidP="003821FA">
      <w:pPr>
        <w:pStyle w:val="R-14"/>
      </w:pPr>
      <w:r>
        <w:t>original      0      1</w:t>
      </w:r>
    </w:p>
    <w:p w14:paraId="58B58C41" w14:textId="77777777" w:rsidR="003821FA" w:rsidRDefault="003821FA" w:rsidP="003821FA">
      <w:pPr>
        <w:pStyle w:val="R-14"/>
      </w:pPr>
      <w:r>
        <w:lastRenderedPageBreak/>
        <w:t xml:space="preserve">       0 0.6053 0.3947</w:t>
      </w:r>
    </w:p>
    <w:p w14:paraId="47D28B94" w14:textId="77777777" w:rsidR="003821FA" w:rsidRDefault="003821FA" w:rsidP="003821FA">
      <w:pPr>
        <w:pStyle w:val="R-14"/>
      </w:pPr>
      <w:r>
        <w:t xml:space="preserve">       1 0.1189 0.8811</w:t>
      </w:r>
    </w:p>
    <w:p w14:paraId="7341912B" w14:textId="77777777" w:rsidR="003821FA" w:rsidRDefault="003821FA" w:rsidP="003821FA">
      <w:pPr>
        <w:pStyle w:val="R-14"/>
      </w:pPr>
    </w:p>
    <w:p w14:paraId="356B07BF" w14:textId="77777777" w:rsidR="003821FA" w:rsidRDefault="003821FA" w:rsidP="003821FA">
      <w:pPr>
        <w:pStyle w:val="R-14"/>
      </w:pPr>
      <w:r>
        <w:t>$</w:t>
      </w:r>
      <w:proofErr w:type="spellStart"/>
      <w:proofErr w:type="gramStart"/>
      <w:r>
        <w:t>overall.correct</w:t>
      </w:r>
      <w:proofErr w:type="spellEnd"/>
      <w:proofErr w:type="gramEnd"/>
    </w:p>
    <w:p w14:paraId="6614FE3B" w14:textId="77777777" w:rsidR="003821FA" w:rsidRDefault="003821FA" w:rsidP="003821FA">
      <w:pPr>
        <w:pStyle w:val="R-14"/>
      </w:pPr>
      <w:r>
        <w:t>[1] 0.844</w:t>
      </w:r>
    </w:p>
    <w:p w14:paraId="4E6A0116" w14:textId="77777777" w:rsidR="003821FA" w:rsidRDefault="003821FA" w:rsidP="003821FA">
      <w:pPr>
        <w:ind w:left="720"/>
      </w:pPr>
    </w:p>
    <w:p w14:paraId="53B89929" w14:textId="77777777" w:rsidR="003821FA" w:rsidRDefault="003821FA" w:rsidP="003821FA">
      <w:pPr>
        <w:ind w:left="720"/>
      </w:pPr>
      <w:r>
        <w:t>Large improvements occur with the specificity, but with a cost of lower sensitivity. Depending on the situation, this may be preferred.</w:t>
      </w:r>
    </w:p>
    <w:p w14:paraId="6BD89082" w14:textId="77777777" w:rsidR="003821FA" w:rsidRDefault="003821FA" w:rsidP="003821FA">
      <w:pPr>
        <w:ind w:left="720"/>
      </w:pPr>
    </w:p>
    <w:p w14:paraId="6E2CCA87" w14:textId="6436EE2D" w:rsidR="003821FA" w:rsidRDefault="003821FA" w:rsidP="003821FA">
      <w:pPr>
        <w:ind w:left="720"/>
      </w:pPr>
      <w:r>
        <w:t xml:space="preserve">Cross-validation here involves removing one observation at a time, re-fit the model with N – 1 </w:t>
      </w:r>
      <w:proofErr w:type="gramStart"/>
      <w:r>
        <w:t>observations</w:t>
      </w:r>
      <w:proofErr w:type="gramEnd"/>
      <w:r>
        <w:t xml:space="preserve">, and then obtain the removed observation’s estimate of </w:t>
      </w:r>
      <w:r>
        <w:sym w:font="Symbol" w:char="F070"/>
      </w:r>
      <w:r>
        <w:t xml:space="preserve">. This process is repeated over all observations in the data set. The resulting estimates of </w:t>
      </w:r>
      <w:r>
        <w:sym w:font="Symbol" w:char="F070"/>
      </w:r>
      <w:r>
        <w:t xml:space="preserve"> then would be used to obtain the classifications for </w:t>
      </w:r>
      <w:r w:rsidRPr="003821FA">
        <w:rPr>
          <w:rFonts w:ascii="Courier New" w:hAnsi="Courier New" w:cs="Courier New"/>
        </w:rPr>
        <w:t>good</w:t>
      </w:r>
      <w:r>
        <w:t xml:space="preserve"> = 0 or 1 in the same way as we have already done for </w:t>
      </w:r>
      <w:proofErr w:type="spellStart"/>
      <w:r>
        <w:t>resubstitution</w:t>
      </w:r>
      <w:proofErr w:type="spellEnd"/>
      <w:r>
        <w:t xml:space="preserve"> and the validation data set. Because the sample size is large here, cross-validation should obtain very similar classification accuracy values to those for </w:t>
      </w:r>
      <w:proofErr w:type="spellStart"/>
      <w:r>
        <w:t>resubstitution</w:t>
      </w:r>
      <w:proofErr w:type="spellEnd"/>
      <w:r>
        <w:t xml:space="preserve">. </w:t>
      </w:r>
    </w:p>
    <w:p w14:paraId="47628E42" w14:textId="77777777" w:rsidR="003821FA" w:rsidRDefault="003821FA" w:rsidP="003821FA">
      <w:pPr>
        <w:ind w:left="720"/>
      </w:pPr>
    </w:p>
    <w:p w14:paraId="2AF86580" w14:textId="77777777" w:rsidR="003821FA" w:rsidRDefault="003821FA" w:rsidP="003821FA">
      <w:pPr>
        <w:ind w:left="720"/>
      </w:pPr>
      <w:r>
        <w:t xml:space="preserve">There is not a specific function that will allow one to automatically perform cross-validation. Below is a simple function that I wrote to obtain the estimates of </w:t>
      </w:r>
      <w:r>
        <w:sym w:font="Symbol" w:char="F070"/>
      </w:r>
      <w:r>
        <w:t>:</w:t>
      </w:r>
    </w:p>
    <w:p w14:paraId="165AAC14" w14:textId="77777777" w:rsidR="003821FA" w:rsidRDefault="003821FA" w:rsidP="003821FA">
      <w:pPr>
        <w:ind w:left="720"/>
      </w:pPr>
    </w:p>
    <w:p w14:paraId="2F88472B" w14:textId="77777777" w:rsidR="003821FA" w:rsidRDefault="003821FA" w:rsidP="003821FA">
      <w:pPr>
        <w:pStyle w:val="R-14"/>
      </w:pPr>
      <w:r>
        <w:t xml:space="preserve">&gt; cv &lt;- </w:t>
      </w:r>
      <w:proofErr w:type="gramStart"/>
      <w:r>
        <w:t>function(</w:t>
      </w:r>
      <w:proofErr w:type="gramEnd"/>
      <w:r>
        <w:t xml:space="preserve">model, </w:t>
      </w:r>
      <w:proofErr w:type="spellStart"/>
      <w:proofErr w:type="gramStart"/>
      <w:r>
        <w:t>data.set</w:t>
      </w:r>
      <w:proofErr w:type="spellEnd"/>
      <w:r>
        <w:t>) {</w:t>
      </w:r>
      <w:proofErr w:type="gramEnd"/>
    </w:p>
    <w:p w14:paraId="1A1F168A" w14:textId="77777777" w:rsidR="003821FA" w:rsidRDefault="003821FA" w:rsidP="003821FA">
      <w:pPr>
        <w:pStyle w:val="R-14"/>
      </w:pPr>
      <w:r>
        <w:t xml:space="preserve">    N &lt;- </w:t>
      </w:r>
      <w:proofErr w:type="spellStart"/>
      <w:r>
        <w:t>nrow</w:t>
      </w:r>
      <w:proofErr w:type="spellEnd"/>
      <w:r>
        <w:t>(</w:t>
      </w:r>
      <w:proofErr w:type="spellStart"/>
      <w:r>
        <w:t>data.set</w:t>
      </w:r>
      <w:proofErr w:type="spellEnd"/>
      <w:r>
        <w:t>)</w:t>
      </w:r>
    </w:p>
    <w:p w14:paraId="35B05E69" w14:textId="77777777" w:rsidR="003821FA" w:rsidRDefault="003821FA" w:rsidP="003821FA">
      <w:pPr>
        <w:pStyle w:val="R-14"/>
      </w:pPr>
      <w:r>
        <w:t xml:space="preserve">    pi.hat.cv &lt;- </w:t>
      </w:r>
      <w:proofErr w:type="gramStart"/>
      <w:r>
        <w:t>numeric(</w:t>
      </w:r>
      <w:proofErr w:type="gramEnd"/>
      <w:r>
        <w:t>length = N)</w:t>
      </w:r>
    </w:p>
    <w:p w14:paraId="4A22B76A" w14:textId="2A5C23EB" w:rsidR="003821FA" w:rsidRDefault="003821FA" w:rsidP="003821FA">
      <w:pPr>
        <w:pStyle w:val="R-14"/>
      </w:pPr>
      <w:r>
        <w:t xml:space="preserve">    </w:t>
      </w:r>
      <w:proofErr w:type="gramStart"/>
      <w:r>
        <w:t>for(</w:t>
      </w:r>
      <w:proofErr w:type="gramEnd"/>
      <w:r>
        <w:t xml:space="preserve">r in </w:t>
      </w:r>
      <w:proofErr w:type="gramStart"/>
      <w:r>
        <w:t>1:N</w:t>
      </w:r>
      <w:proofErr w:type="gramEnd"/>
      <w:r>
        <w:t>) {</w:t>
      </w:r>
    </w:p>
    <w:p w14:paraId="30E32C1C" w14:textId="77777777" w:rsidR="003821FA" w:rsidRDefault="003821FA" w:rsidP="003821FA">
      <w:pPr>
        <w:pStyle w:val="R-14"/>
      </w:pPr>
      <w:r>
        <w:t xml:space="preserve">      </w:t>
      </w:r>
      <w:proofErr w:type="spellStart"/>
      <w:r>
        <w:t>mod.fit</w:t>
      </w:r>
      <w:proofErr w:type="spellEnd"/>
      <w:r>
        <w:t xml:space="preserve"> &lt;- </w:t>
      </w:r>
      <w:proofErr w:type="spellStart"/>
      <w:proofErr w:type="gramStart"/>
      <w:r>
        <w:t>glm</w:t>
      </w:r>
      <w:proofErr w:type="spellEnd"/>
      <w:r>
        <w:t>(</w:t>
      </w:r>
      <w:proofErr w:type="gramEnd"/>
      <w:r>
        <w:t xml:space="preserve">formula = model, data = </w:t>
      </w:r>
      <w:proofErr w:type="spellStart"/>
      <w:r>
        <w:t>data.set</w:t>
      </w:r>
      <w:proofErr w:type="spellEnd"/>
      <w:r>
        <w:t xml:space="preserve">[-r,], </w:t>
      </w:r>
    </w:p>
    <w:p w14:paraId="161FF668" w14:textId="77777777" w:rsidR="003821FA" w:rsidRDefault="003821FA" w:rsidP="003821FA">
      <w:pPr>
        <w:pStyle w:val="R-14"/>
      </w:pPr>
      <w:r>
        <w:t xml:space="preserve">        family = </w:t>
      </w:r>
      <w:proofErr w:type="gramStart"/>
      <w:r>
        <w:t>binomial(</w:t>
      </w:r>
      <w:proofErr w:type="gramEnd"/>
      <w:r>
        <w:t>link = logit))</w:t>
      </w:r>
    </w:p>
    <w:p w14:paraId="633CAB27" w14:textId="77777777" w:rsidR="003821FA" w:rsidRDefault="003821FA" w:rsidP="003821FA">
      <w:pPr>
        <w:pStyle w:val="R-14"/>
      </w:pPr>
      <w:r>
        <w:t xml:space="preserve">      pi.hat.cv[r] &lt;- </w:t>
      </w:r>
      <w:proofErr w:type="gramStart"/>
      <w:r>
        <w:t>predict(</w:t>
      </w:r>
      <w:proofErr w:type="gramEnd"/>
      <w:r>
        <w:t xml:space="preserve">object = </w:t>
      </w:r>
      <w:proofErr w:type="spellStart"/>
      <w:r>
        <w:t>mod.fit</w:t>
      </w:r>
      <w:proofErr w:type="spellEnd"/>
      <w:r>
        <w:t xml:space="preserve">, </w:t>
      </w:r>
      <w:proofErr w:type="spellStart"/>
      <w:r>
        <w:t>newdata</w:t>
      </w:r>
      <w:proofErr w:type="spellEnd"/>
      <w:r>
        <w:t xml:space="preserve"> = </w:t>
      </w:r>
    </w:p>
    <w:p w14:paraId="297ED9ED" w14:textId="77777777" w:rsidR="003821FA" w:rsidRDefault="003821FA" w:rsidP="003821FA">
      <w:pPr>
        <w:pStyle w:val="R-14"/>
      </w:pPr>
      <w:r>
        <w:t xml:space="preserve">         </w:t>
      </w:r>
      <w:proofErr w:type="spellStart"/>
      <w:r>
        <w:t>data.set</w:t>
      </w:r>
      <w:proofErr w:type="spellEnd"/>
      <w:r>
        <w:t>[</w:t>
      </w:r>
      <w:proofErr w:type="gramStart"/>
      <w:r>
        <w:t>r,]</w:t>
      </w:r>
      <w:proofErr w:type="gramEnd"/>
      <w:r>
        <w:t>, type = "response")</w:t>
      </w:r>
    </w:p>
    <w:p w14:paraId="027B1C03" w14:textId="77777777" w:rsidR="003821FA" w:rsidRDefault="003821FA" w:rsidP="003821FA">
      <w:pPr>
        <w:pStyle w:val="R-14"/>
      </w:pPr>
      <w:r>
        <w:lastRenderedPageBreak/>
        <w:t xml:space="preserve">      #print(</w:t>
      </w:r>
      <w:proofErr w:type="gramStart"/>
      <w:r>
        <w:t>r) #</w:t>
      </w:r>
      <w:proofErr w:type="gramEnd"/>
      <w:r w:rsidRPr="004E507C">
        <w:t xml:space="preserve">Uncomment and turn off buffered output </w:t>
      </w:r>
    </w:p>
    <w:p w14:paraId="47EE5A6F" w14:textId="77777777" w:rsidR="003821FA" w:rsidRDefault="003821FA" w:rsidP="003821FA">
      <w:pPr>
        <w:pStyle w:val="R-14"/>
      </w:pPr>
      <w:r>
        <w:t xml:space="preserve">         </w:t>
      </w:r>
      <w:r w:rsidRPr="004E507C">
        <w:t>(MISC &gt; BUFFERED OUTPUT) if want to see print(r)</w:t>
      </w:r>
    </w:p>
    <w:p w14:paraId="1E1028C6" w14:textId="1F652CE6" w:rsidR="003821FA" w:rsidRDefault="003821FA" w:rsidP="003821FA">
      <w:pPr>
        <w:pStyle w:val="R-14"/>
      </w:pPr>
      <w:r>
        <w:t xml:space="preserve">    }</w:t>
      </w:r>
    </w:p>
    <w:p w14:paraId="6CF8F33E" w14:textId="077830B3" w:rsidR="003821FA" w:rsidRDefault="003821FA" w:rsidP="003821FA">
      <w:pPr>
        <w:pStyle w:val="R-14"/>
      </w:pPr>
      <w:r>
        <w:t xml:space="preserve">    pi.hat.cv</w:t>
      </w:r>
    </w:p>
    <w:p w14:paraId="25987E06" w14:textId="28F0FEE6" w:rsidR="003821FA" w:rsidRDefault="003821FA" w:rsidP="003821FA">
      <w:pPr>
        <w:pStyle w:val="R-14"/>
      </w:pPr>
      <w:r>
        <w:t xml:space="preserve">  }</w:t>
      </w:r>
    </w:p>
    <w:p w14:paraId="66276041" w14:textId="77777777" w:rsidR="003821FA" w:rsidRDefault="003821FA" w:rsidP="003821FA">
      <w:pPr>
        <w:pStyle w:val="R-14"/>
      </w:pPr>
      <w:r>
        <w:t xml:space="preserve">   </w:t>
      </w:r>
    </w:p>
    <w:p w14:paraId="0FA480AC" w14:textId="77777777" w:rsidR="003821FA" w:rsidRDefault="003821FA" w:rsidP="003821FA">
      <w:pPr>
        <w:pStyle w:val="R-14"/>
      </w:pPr>
      <w:r>
        <w:t xml:space="preserve">&gt; save.cv &lt;- </w:t>
      </w:r>
      <w:proofErr w:type="gramStart"/>
      <w:r>
        <w:t>cv(</w:t>
      </w:r>
      <w:proofErr w:type="gramEnd"/>
      <w:r>
        <w:t xml:space="preserve">model = good ~ week + distance + change + </w:t>
      </w:r>
    </w:p>
    <w:p w14:paraId="34E8FEE8" w14:textId="77777777" w:rsidR="003821FA" w:rsidRDefault="003821FA" w:rsidP="003821FA">
      <w:pPr>
        <w:pStyle w:val="R-14"/>
      </w:pPr>
      <w:r>
        <w:t xml:space="preserve">    elap30 + PAT + type + field + wind, </w:t>
      </w:r>
      <w:proofErr w:type="spellStart"/>
      <w:r>
        <w:t>data.set</w:t>
      </w:r>
      <w:proofErr w:type="spellEnd"/>
      <w:r>
        <w:t xml:space="preserve"> = </w:t>
      </w:r>
    </w:p>
    <w:p w14:paraId="6987DB80" w14:textId="77777777" w:rsidR="003821FA" w:rsidRDefault="003821FA" w:rsidP="003821FA">
      <w:pPr>
        <w:pStyle w:val="R-14"/>
      </w:pPr>
      <w:r>
        <w:t xml:space="preserve">    placekick)</w:t>
      </w:r>
    </w:p>
    <w:p w14:paraId="1BFCB9CF" w14:textId="77777777" w:rsidR="003821FA" w:rsidRDefault="003821FA" w:rsidP="003821FA">
      <w:pPr>
        <w:pStyle w:val="R-14"/>
      </w:pPr>
    </w:p>
    <w:p w14:paraId="4970FACA" w14:textId="77777777" w:rsidR="003821FA" w:rsidRDefault="003821FA" w:rsidP="003821FA">
      <w:pPr>
        <w:pStyle w:val="R-14"/>
      </w:pPr>
      <w:r>
        <w:t>&gt; cutoff &lt;- 0.5</w:t>
      </w:r>
    </w:p>
    <w:p w14:paraId="762D4592" w14:textId="5221DC60" w:rsidR="003821FA" w:rsidRDefault="003821FA" w:rsidP="003821FA">
      <w:pPr>
        <w:pStyle w:val="R-14"/>
      </w:pPr>
      <w:r>
        <w:t xml:space="preserve">&gt; pred.good.cv &lt;- </w:t>
      </w:r>
      <w:proofErr w:type="spellStart"/>
      <w:proofErr w:type="gramStart"/>
      <w:r>
        <w:t>ifelse</w:t>
      </w:r>
      <w:proofErr w:type="spellEnd"/>
      <w:r>
        <w:t>(</w:t>
      </w:r>
      <w:proofErr w:type="gramEnd"/>
      <w:r>
        <w:t>test = save.cv &gt; cutoff, yes = 1, no = 0)</w:t>
      </w:r>
    </w:p>
    <w:p w14:paraId="41D2DB77" w14:textId="77777777" w:rsidR="003821FA" w:rsidRDefault="003821FA" w:rsidP="003821FA">
      <w:pPr>
        <w:pStyle w:val="R-14"/>
      </w:pPr>
      <w:r>
        <w:t xml:space="preserve">&gt; </w:t>
      </w:r>
      <w:proofErr w:type="spellStart"/>
      <w:r>
        <w:t>summarize.</w:t>
      </w:r>
      <w:proofErr w:type="gramStart"/>
      <w:r>
        <w:t>class</w:t>
      </w:r>
      <w:proofErr w:type="spellEnd"/>
      <w:r>
        <w:t>(</w:t>
      </w:r>
      <w:proofErr w:type="gramEnd"/>
      <w:r>
        <w:t xml:space="preserve">original = </w:t>
      </w:r>
      <w:proofErr w:type="gramStart"/>
      <w:r>
        <w:t>placekick[</w:t>
      </w:r>
      <w:proofErr w:type="gramEnd"/>
      <w:r>
        <w:t xml:space="preserve">,9], classify = </w:t>
      </w:r>
    </w:p>
    <w:p w14:paraId="513A2D96" w14:textId="77777777" w:rsidR="003821FA" w:rsidRDefault="003821FA" w:rsidP="003821FA">
      <w:pPr>
        <w:pStyle w:val="R-14"/>
      </w:pPr>
      <w:r>
        <w:t xml:space="preserve">    </w:t>
      </w:r>
      <w:proofErr w:type="gramStart"/>
      <w:r>
        <w:t>pred.good.cv) #</w:t>
      </w:r>
      <w:proofErr w:type="gramEnd"/>
      <w:r>
        <w:t>cross-validation</w:t>
      </w:r>
    </w:p>
    <w:p w14:paraId="3FF3A6AA" w14:textId="77777777" w:rsidR="003821FA" w:rsidRDefault="003821FA" w:rsidP="003821FA">
      <w:pPr>
        <w:pStyle w:val="R-14"/>
      </w:pPr>
      <w:r>
        <w:t>$</w:t>
      </w:r>
      <w:proofErr w:type="spellStart"/>
      <w:proofErr w:type="gramStart"/>
      <w:r>
        <w:t>class.table</w:t>
      </w:r>
      <w:proofErr w:type="spellEnd"/>
      <w:proofErr w:type="gramEnd"/>
    </w:p>
    <w:p w14:paraId="014D9311" w14:textId="77777777" w:rsidR="003821FA" w:rsidRDefault="003821FA" w:rsidP="003821FA">
      <w:pPr>
        <w:pStyle w:val="R-14"/>
      </w:pPr>
      <w:r>
        <w:t xml:space="preserve">        classify</w:t>
      </w:r>
    </w:p>
    <w:p w14:paraId="180F9559" w14:textId="77777777" w:rsidR="003821FA" w:rsidRDefault="003821FA" w:rsidP="003821FA">
      <w:pPr>
        <w:pStyle w:val="R-14"/>
      </w:pPr>
      <w:r>
        <w:t>original    0    1</w:t>
      </w:r>
    </w:p>
    <w:p w14:paraId="28E12438" w14:textId="77777777" w:rsidR="003821FA" w:rsidRDefault="003821FA" w:rsidP="003821FA">
      <w:pPr>
        <w:pStyle w:val="R-14"/>
      </w:pPr>
      <w:r>
        <w:t xml:space="preserve">       0   </w:t>
      </w:r>
      <w:proofErr w:type="gramStart"/>
      <w:r>
        <w:t>17  146</w:t>
      </w:r>
      <w:proofErr w:type="gramEnd"/>
    </w:p>
    <w:p w14:paraId="60372FC0" w14:textId="77777777" w:rsidR="003821FA" w:rsidRDefault="003821FA" w:rsidP="003821FA">
      <w:pPr>
        <w:pStyle w:val="R-14"/>
      </w:pPr>
      <w:r>
        <w:t xml:space="preserve">       1   14 1248</w:t>
      </w:r>
    </w:p>
    <w:p w14:paraId="402FD22C" w14:textId="77777777" w:rsidR="003821FA" w:rsidRDefault="003821FA" w:rsidP="003821FA">
      <w:pPr>
        <w:pStyle w:val="R-14"/>
      </w:pPr>
    </w:p>
    <w:p w14:paraId="059EB60F" w14:textId="77777777" w:rsidR="003821FA" w:rsidRDefault="003821FA" w:rsidP="003821FA">
      <w:pPr>
        <w:pStyle w:val="R-14"/>
      </w:pPr>
      <w:r>
        <w:t>$prop</w:t>
      </w:r>
    </w:p>
    <w:p w14:paraId="34BB0949" w14:textId="77777777" w:rsidR="003821FA" w:rsidRDefault="003821FA" w:rsidP="003821FA">
      <w:pPr>
        <w:pStyle w:val="R-14"/>
      </w:pPr>
      <w:r>
        <w:t xml:space="preserve">        classify</w:t>
      </w:r>
    </w:p>
    <w:p w14:paraId="065FF2F7" w14:textId="77777777" w:rsidR="003821FA" w:rsidRDefault="003821FA" w:rsidP="003821FA">
      <w:pPr>
        <w:pStyle w:val="R-14"/>
      </w:pPr>
      <w:r>
        <w:t>original      0      1</w:t>
      </w:r>
    </w:p>
    <w:p w14:paraId="29F89F1C" w14:textId="77777777" w:rsidR="003821FA" w:rsidRDefault="003821FA" w:rsidP="003821FA">
      <w:pPr>
        <w:pStyle w:val="R-14"/>
      </w:pPr>
      <w:r>
        <w:t xml:space="preserve">       0 0.1043 0.8957</w:t>
      </w:r>
    </w:p>
    <w:p w14:paraId="41FCC38C" w14:textId="77777777" w:rsidR="003821FA" w:rsidRDefault="003821FA" w:rsidP="003821FA">
      <w:pPr>
        <w:pStyle w:val="R-14"/>
      </w:pPr>
      <w:r>
        <w:t xml:space="preserve">       1 0.0111 0.9889</w:t>
      </w:r>
    </w:p>
    <w:p w14:paraId="18E6AB8D" w14:textId="77777777" w:rsidR="003821FA" w:rsidRDefault="003821FA" w:rsidP="003821FA">
      <w:pPr>
        <w:pStyle w:val="R-14"/>
      </w:pPr>
    </w:p>
    <w:p w14:paraId="645003F5" w14:textId="77777777" w:rsidR="003821FA" w:rsidRDefault="003821FA" w:rsidP="003821FA">
      <w:pPr>
        <w:pStyle w:val="R-14"/>
      </w:pPr>
      <w:r>
        <w:t>$</w:t>
      </w:r>
      <w:proofErr w:type="spellStart"/>
      <w:proofErr w:type="gramStart"/>
      <w:r>
        <w:t>overall.correct</w:t>
      </w:r>
      <w:proofErr w:type="spellEnd"/>
      <w:proofErr w:type="gramEnd"/>
    </w:p>
    <w:p w14:paraId="6CB4AFA2" w14:textId="77777777" w:rsidR="003821FA" w:rsidRDefault="003821FA" w:rsidP="003821FA">
      <w:pPr>
        <w:pStyle w:val="R-14"/>
      </w:pPr>
      <w:r>
        <w:t>[1] 0.8877</w:t>
      </w:r>
    </w:p>
    <w:p w14:paraId="6AC2CDB0" w14:textId="77777777" w:rsidR="003821FA" w:rsidRDefault="003821FA" w:rsidP="003821FA"/>
    <w:p w14:paraId="4E59D23F" w14:textId="6424EBDE" w:rsidR="003821FA" w:rsidRDefault="003821FA" w:rsidP="003821FA">
      <w:pPr>
        <w:ind w:left="720"/>
      </w:pPr>
      <w:r>
        <w:t xml:space="preserve">Indeed, the </w:t>
      </w:r>
      <w:proofErr w:type="spellStart"/>
      <w:r>
        <w:t>resubstitution</w:t>
      </w:r>
      <w:proofErr w:type="spellEnd"/>
      <w:r>
        <w:t xml:space="preserve"> and cross-validation accuracy measures are very similar. For this reason, I will not use </w:t>
      </w:r>
      <w:proofErr w:type="gramStart"/>
      <w:r>
        <w:t>the cross</w:t>
      </w:r>
      <w:proofErr w:type="gramEnd"/>
      <w:r>
        <w:t>-validation classifications when I continue to work with this data.</w:t>
      </w:r>
    </w:p>
    <w:p w14:paraId="34F9D418" w14:textId="40851B17" w:rsidR="004378D5" w:rsidRDefault="004378D5" w:rsidP="004378D5">
      <w:pPr>
        <w:jc w:val="center"/>
        <w:rPr>
          <w:noProof/>
        </w:rPr>
      </w:pPr>
    </w:p>
    <w:p w14:paraId="6F4A63D3" w14:textId="77777777" w:rsidR="004378D5" w:rsidRDefault="004378D5" w:rsidP="004378D5">
      <w:pPr>
        <w:ind w:left="720"/>
        <w:rPr>
          <w:noProof/>
        </w:rPr>
      </w:pPr>
      <w:r>
        <w:rPr>
          <w:noProof/>
        </w:rPr>
        <w:t xml:space="preserve">We can also create similar plots as in the DA and NNC notes that show the classifications. Below are PCA plots </w:t>
      </w:r>
      <w:r>
        <w:rPr>
          <w:noProof/>
        </w:rPr>
        <w:lastRenderedPageBreak/>
        <w:t>using resubstitution where a cut-off probability of 0.5 is used (see program for code):</w:t>
      </w:r>
    </w:p>
    <w:p w14:paraId="13E47DF5" w14:textId="77777777" w:rsidR="004378D5" w:rsidRDefault="004378D5" w:rsidP="004378D5">
      <w:pPr>
        <w:ind w:left="720"/>
        <w:rPr>
          <w:noProof/>
        </w:rPr>
      </w:pPr>
    </w:p>
    <w:p w14:paraId="3FC0CD7C" w14:textId="58386A09" w:rsidR="004378D5" w:rsidRDefault="004378D5" w:rsidP="004378D5">
      <w:pPr>
        <w:ind w:left="720"/>
        <w:rPr>
          <w:noProof/>
        </w:rPr>
      </w:pPr>
      <w:r w:rsidRPr="004378D5">
        <w:rPr>
          <w:noProof/>
        </w:rPr>
        <w:drawing>
          <wp:inline distT="0" distB="0" distL="0" distR="0" wp14:anchorId="7285F2CE" wp14:editId="35CF21D1">
            <wp:extent cx="6057944" cy="6105570"/>
            <wp:effectExtent l="0" t="0" r="0" b="9525"/>
            <wp:docPr id="410711391" name="Picture 1" descr="PC #2 vs. PC #1 with plotting point corresponding to classifications of good and resubstitution using cutoff probability of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11391" name="Picture 1" descr="PC #2 vs. PC #1 with plotting point corresponding to classifications of good and resubstitution using cutoff probability of 0.5"/>
                    <pic:cNvPicPr/>
                  </pic:nvPicPr>
                  <pic:blipFill>
                    <a:blip r:embed="rId82"/>
                    <a:stretch>
                      <a:fillRect/>
                    </a:stretch>
                  </pic:blipFill>
                  <pic:spPr>
                    <a:xfrm>
                      <a:off x="0" y="0"/>
                      <a:ext cx="6057944" cy="6105570"/>
                    </a:xfrm>
                    <a:prstGeom prst="rect">
                      <a:avLst/>
                    </a:prstGeom>
                  </pic:spPr>
                </pic:pic>
              </a:graphicData>
            </a:graphic>
          </wp:inline>
        </w:drawing>
      </w:r>
    </w:p>
    <w:p w14:paraId="6297F1B3" w14:textId="4FA891F2" w:rsidR="004378D5" w:rsidRDefault="004378D5" w:rsidP="004378D5">
      <w:pPr>
        <w:ind w:left="720"/>
        <w:jc w:val="center"/>
        <w:rPr>
          <w:noProof/>
        </w:rPr>
      </w:pPr>
    </w:p>
    <w:p w14:paraId="0E35C3DE" w14:textId="646B39ED" w:rsidR="004378D5" w:rsidRDefault="004378D5" w:rsidP="004378D5">
      <w:pPr>
        <w:ind w:left="720"/>
        <w:jc w:val="center"/>
        <w:rPr>
          <w:noProof/>
        </w:rPr>
      </w:pPr>
      <w:r w:rsidRPr="004378D5">
        <w:rPr>
          <w:noProof/>
        </w:rPr>
        <w:lastRenderedPageBreak/>
        <w:drawing>
          <wp:inline distT="0" distB="0" distL="0" distR="0" wp14:anchorId="009A2453" wp14:editId="4DE056E3">
            <wp:extent cx="5400714" cy="5448340"/>
            <wp:effectExtent l="0" t="0" r="0" b="0"/>
            <wp:docPr id="1063882004" name="Picture 1" descr="3D PC plot with plotting point corresponding to classifications of good and resubstitution using cutoff probability of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82004" name="Picture 1" descr="3D PC plot with plotting point corresponding to classifications of good and resubstitution using cutoff probability of 0.5"/>
                    <pic:cNvPicPr/>
                  </pic:nvPicPr>
                  <pic:blipFill>
                    <a:blip r:embed="rId83"/>
                    <a:stretch>
                      <a:fillRect/>
                    </a:stretch>
                  </pic:blipFill>
                  <pic:spPr>
                    <a:xfrm>
                      <a:off x="0" y="0"/>
                      <a:ext cx="5400714" cy="5448340"/>
                    </a:xfrm>
                    <a:prstGeom prst="rect">
                      <a:avLst/>
                    </a:prstGeom>
                  </pic:spPr>
                </pic:pic>
              </a:graphicData>
            </a:graphic>
          </wp:inline>
        </w:drawing>
      </w:r>
    </w:p>
    <w:p w14:paraId="7A205031" w14:textId="77777777" w:rsidR="004378D5" w:rsidRDefault="004378D5" w:rsidP="004378D5">
      <w:pPr>
        <w:ind w:left="720"/>
        <w:jc w:val="center"/>
        <w:rPr>
          <w:noProof/>
        </w:rPr>
      </w:pPr>
    </w:p>
    <w:p w14:paraId="44B164C8" w14:textId="77777777" w:rsidR="004378D5" w:rsidRDefault="004378D5" w:rsidP="004378D5">
      <w:pPr>
        <w:ind w:left="720"/>
        <w:rPr>
          <w:noProof/>
        </w:rPr>
      </w:pPr>
      <w:r>
        <w:rPr>
          <w:noProof/>
        </w:rPr>
        <w:t xml:space="preserve">Compare these plots to those obtained with DA and NNC. </w:t>
      </w:r>
    </w:p>
    <w:p w14:paraId="64742598" w14:textId="77777777" w:rsidR="004378D5" w:rsidRDefault="004378D5" w:rsidP="004378D5">
      <w:pPr>
        <w:ind w:left="720"/>
        <w:rPr>
          <w:noProof/>
        </w:rPr>
      </w:pPr>
    </w:p>
    <w:p w14:paraId="56D3295C" w14:textId="77777777" w:rsidR="004378D5" w:rsidRDefault="004378D5" w:rsidP="004378D5">
      <w:pPr>
        <w:ind w:left="720"/>
        <w:rPr>
          <w:noProof/>
        </w:rPr>
      </w:pPr>
      <w:r>
        <w:rPr>
          <w:noProof/>
        </w:rPr>
        <w:t xml:space="preserve">When the cut-off probability is changed to 0.7, the following plots are obtained: </w:t>
      </w:r>
    </w:p>
    <w:p w14:paraId="7DE692E6" w14:textId="77777777" w:rsidR="004378D5" w:rsidRDefault="004378D5" w:rsidP="004378D5">
      <w:pPr>
        <w:jc w:val="center"/>
        <w:rPr>
          <w:noProof/>
        </w:rPr>
      </w:pPr>
    </w:p>
    <w:p w14:paraId="119E71A7" w14:textId="5636480E" w:rsidR="004378D5" w:rsidRDefault="004378D5" w:rsidP="004378D5">
      <w:pPr>
        <w:jc w:val="center"/>
        <w:rPr>
          <w:noProof/>
        </w:rPr>
      </w:pPr>
      <w:r w:rsidRPr="004378D5">
        <w:rPr>
          <w:noProof/>
        </w:rPr>
        <w:lastRenderedPageBreak/>
        <w:drawing>
          <wp:inline distT="0" distB="0" distL="0" distR="0" wp14:anchorId="7B77281C" wp14:editId="32C70BF3">
            <wp:extent cx="6057944" cy="6143670"/>
            <wp:effectExtent l="0" t="0" r="0" b="9525"/>
            <wp:docPr id="172938045" name="Picture 1" descr="PC #2 vs. PC #1 with plotting point corresponding to classifications of good and resubstitution using cutoff probability of 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8045" name="Picture 1" descr="PC #2 vs. PC #1 with plotting point corresponding to classifications of good and resubstitution using cutoff probability of 0.7"/>
                    <pic:cNvPicPr/>
                  </pic:nvPicPr>
                  <pic:blipFill>
                    <a:blip r:embed="rId84"/>
                    <a:stretch>
                      <a:fillRect/>
                    </a:stretch>
                  </pic:blipFill>
                  <pic:spPr>
                    <a:xfrm>
                      <a:off x="0" y="0"/>
                      <a:ext cx="6057944" cy="6143670"/>
                    </a:xfrm>
                    <a:prstGeom prst="rect">
                      <a:avLst/>
                    </a:prstGeom>
                  </pic:spPr>
                </pic:pic>
              </a:graphicData>
            </a:graphic>
          </wp:inline>
        </w:drawing>
      </w:r>
    </w:p>
    <w:p w14:paraId="067ABCF5" w14:textId="2D927893" w:rsidR="004378D5" w:rsidRDefault="00CB03D7" w:rsidP="004378D5">
      <w:pPr>
        <w:jc w:val="center"/>
        <w:rPr>
          <w:noProof/>
        </w:rPr>
      </w:pPr>
      <w:r w:rsidRPr="00CB03D7">
        <w:rPr>
          <w:noProof/>
        </w:rPr>
        <w:lastRenderedPageBreak/>
        <w:drawing>
          <wp:inline distT="0" distB="0" distL="0" distR="0" wp14:anchorId="59E62885" wp14:editId="7A65FE90">
            <wp:extent cx="4848260" cy="4829210"/>
            <wp:effectExtent l="0" t="0" r="9525" b="9525"/>
            <wp:docPr id="14654944" name="Picture 1" descr="3D PC plot with plotting point corresponding to classifications of good and resubstitution using cutoff probability of 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944" name="Picture 1" descr="3D PC plot with plotting point corresponding to classifications of good and resubstitution using cutoff probability of 0.7"/>
                    <pic:cNvPicPr/>
                  </pic:nvPicPr>
                  <pic:blipFill>
                    <a:blip r:embed="rId85"/>
                    <a:stretch>
                      <a:fillRect/>
                    </a:stretch>
                  </pic:blipFill>
                  <pic:spPr>
                    <a:xfrm>
                      <a:off x="0" y="0"/>
                      <a:ext cx="4848260" cy="4829210"/>
                    </a:xfrm>
                    <a:prstGeom prst="rect">
                      <a:avLst/>
                    </a:prstGeom>
                  </pic:spPr>
                </pic:pic>
              </a:graphicData>
            </a:graphic>
          </wp:inline>
        </w:drawing>
      </w:r>
    </w:p>
    <w:p w14:paraId="2DAFB9B4" w14:textId="77777777" w:rsidR="004378D5" w:rsidRDefault="004378D5" w:rsidP="004378D5">
      <w:pPr>
        <w:ind w:left="720"/>
        <w:rPr>
          <w:noProof/>
        </w:rPr>
      </w:pPr>
    </w:p>
    <w:p w14:paraId="346AE404" w14:textId="77777777" w:rsidR="00CB03D7" w:rsidRDefault="004378D5" w:rsidP="004378D5">
      <w:pPr>
        <w:ind w:left="720"/>
        <w:rPr>
          <w:noProof/>
        </w:rPr>
      </w:pPr>
      <w:r>
        <w:rPr>
          <w:noProof/>
        </w:rPr>
        <w:t xml:space="preserve">With a larger cut-off probability, the criteria to be classified as a success is more stringent. Thus, we see more placekicks classified as failures. </w:t>
      </w:r>
    </w:p>
    <w:p w14:paraId="1C117CA3" w14:textId="77777777" w:rsidR="00CB03D7" w:rsidRDefault="00CB03D7" w:rsidP="004378D5">
      <w:pPr>
        <w:ind w:left="720"/>
        <w:rPr>
          <w:noProof/>
        </w:rPr>
      </w:pPr>
    </w:p>
    <w:p w14:paraId="08C1C06C" w14:textId="77777777" w:rsidR="00CB3E2D" w:rsidRDefault="00CB3E2D" w:rsidP="003821FA">
      <w:pPr>
        <w:ind w:left="720"/>
      </w:pPr>
    </w:p>
    <w:p w14:paraId="1F97BEEA" w14:textId="77777777" w:rsidR="003821FA" w:rsidRDefault="003821FA" w:rsidP="0096502F">
      <w:pPr>
        <w:pStyle w:val="BodyTextIndent"/>
      </w:pPr>
    </w:p>
    <w:p w14:paraId="290D79C2" w14:textId="77777777" w:rsidR="00EE2994" w:rsidRDefault="00EE2994">
      <w:pPr>
        <w:jc w:val="left"/>
        <w:rPr>
          <w:ins w:id="10" w:author="Author"/>
        </w:rPr>
      </w:pPr>
      <w:ins w:id="11" w:author="Author">
        <w:r>
          <w:br w:type="page"/>
        </w:r>
      </w:ins>
    </w:p>
    <w:p w14:paraId="11C2F018" w14:textId="308CEA83" w:rsidR="00A02886" w:rsidRDefault="00A02886" w:rsidP="00A02886">
      <w:pPr>
        <w:pStyle w:val="Header"/>
        <w:tabs>
          <w:tab w:val="clear" w:pos="4320"/>
          <w:tab w:val="clear" w:pos="8640"/>
        </w:tabs>
        <w:ind w:left="720"/>
      </w:pPr>
      <w:r>
        <w:lastRenderedPageBreak/>
        <w:t xml:space="preserve">A </w:t>
      </w:r>
      <w:r w:rsidR="007D3330">
        <w:t>receiver operating characteristic (</w:t>
      </w:r>
      <w:r>
        <w:t>ROC</w:t>
      </w:r>
      <w:r w:rsidR="007D3330">
        <w:t>)</w:t>
      </w:r>
      <w:r>
        <w:t xml:space="preserve"> curve plots the sensitivity vs. 1-specificity </w:t>
      </w:r>
      <w:r w:rsidR="00976425">
        <w:t xml:space="preserve">(false positive rate) </w:t>
      </w:r>
      <w:r>
        <w:t xml:space="preserve">for various </w:t>
      </w:r>
      <w:r w:rsidR="00EB095E">
        <w:t>cut-off</w:t>
      </w:r>
      <w:r>
        <w:t xml:space="preserve"> probabilities</w:t>
      </w:r>
      <w:r w:rsidR="00EB15CF">
        <w:t xml:space="preserve"> used with a logistic regression model</w:t>
      </w:r>
      <w:r>
        <w:t xml:space="preserve">. This allows a </w:t>
      </w:r>
      <w:proofErr w:type="gramStart"/>
      <w:r>
        <w:t>researcher then</w:t>
      </w:r>
      <w:proofErr w:type="gramEnd"/>
      <w:r>
        <w:t xml:space="preserve"> to choose an appropriate level of sensitivity and false positive rate that they are comfortable with. Once chosen, the corresponding </w:t>
      </w:r>
      <w:r w:rsidR="00EB095E">
        <w:t>cut-off</w:t>
      </w:r>
      <w:r>
        <w:t xml:space="preserve"> probability </w:t>
      </w:r>
      <w:r w:rsidR="00A31F60">
        <w:t xml:space="preserve">to these levels </w:t>
      </w:r>
      <w:r w:rsidR="00EB2B10">
        <w:t>can then</w:t>
      </w:r>
      <w:r>
        <w:t xml:space="preserve"> be used in application. </w:t>
      </w:r>
    </w:p>
    <w:p w14:paraId="7E818D33" w14:textId="77777777" w:rsidR="00A02886" w:rsidRDefault="00A02886" w:rsidP="00A02886">
      <w:pPr>
        <w:pStyle w:val="Header"/>
        <w:tabs>
          <w:tab w:val="clear" w:pos="4320"/>
          <w:tab w:val="clear" w:pos="8640"/>
        </w:tabs>
        <w:ind w:left="720"/>
      </w:pPr>
    </w:p>
    <w:p w14:paraId="4B12DE7B" w14:textId="77777777" w:rsidR="00B922C7" w:rsidRDefault="00B922C7" w:rsidP="00B922C7">
      <w:pPr>
        <w:pStyle w:val="Header"/>
        <w:tabs>
          <w:tab w:val="clear" w:pos="4320"/>
          <w:tab w:val="clear" w:pos="8640"/>
        </w:tabs>
        <w:ind w:left="720"/>
      </w:pPr>
      <w:r w:rsidRPr="00A11D49">
        <w:t xml:space="preserve">Please see </w:t>
      </w:r>
      <w:r w:rsidR="00A11D49">
        <w:t xml:space="preserve">the inset on </w:t>
      </w:r>
      <w:r w:rsidRPr="00A11D49">
        <w:t>p. 85 of Swets, Dawes, and Monahan (2000) for a nice demonstration on how to interpret a ROC curve.</w:t>
      </w:r>
      <w:r w:rsidR="00E00141">
        <w:t xml:space="preserve"> I recommend examining the left plot in the following order:</w:t>
      </w:r>
      <w:r>
        <w:t xml:space="preserve"> </w:t>
      </w:r>
    </w:p>
    <w:p w14:paraId="2DEDDF63" w14:textId="77777777" w:rsidR="00B922C7" w:rsidRPr="00462578" w:rsidRDefault="00E00141" w:rsidP="00B922C7">
      <w:pPr>
        <w:pStyle w:val="Header"/>
        <w:numPr>
          <w:ilvl w:val="0"/>
          <w:numId w:val="33"/>
        </w:numPr>
        <w:tabs>
          <w:tab w:val="clear" w:pos="4320"/>
          <w:tab w:val="clear" w:pos="8640"/>
        </w:tabs>
      </w:pPr>
      <w:r>
        <w:t>T</w:t>
      </w:r>
      <w:r w:rsidR="00B922C7">
        <w:t>he 1</w:t>
      </w:r>
      <w:r w:rsidR="00B922C7" w:rsidRPr="00E8022F">
        <w:rPr>
          <w:vertAlign w:val="superscript"/>
        </w:rPr>
        <w:t>st</w:t>
      </w:r>
      <w:r w:rsidR="00B922C7">
        <w:t xml:space="preserve"> x and y axes</w:t>
      </w:r>
      <w:r w:rsidR="00A11D49">
        <w:t xml:space="preserve"> (true positive probability and </w:t>
      </w:r>
      <w:r w:rsidR="00A11D49" w:rsidRPr="00462578">
        <w:t>false positive probability, respectively)</w:t>
      </w:r>
    </w:p>
    <w:p w14:paraId="199FB67A" w14:textId="59B9F5F0" w:rsidR="00B922C7" w:rsidRPr="00462578" w:rsidRDefault="00542141" w:rsidP="00B922C7">
      <w:pPr>
        <w:pStyle w:val="Header"/>
        <w:numPr>
          <w:ilvl w:val="0"/>
          <w:numId w:val="33"/>
        </w:numPr>
        <w:tabs>
          <w:tab w:val="clear" w:pos="4320"/>
          <w:tab w:val="clear" w:pos="8640"/>
        </w:tabs>
      </w:pPr>
      <w:r w:rsidRPr="00462578">
        <w:t>The l</w:t>
      </w:r>
      <w:r w:rsidR="00B922C7" w:rsidRPr="00462578">
        <w:t>ine for “chance” accuracy</w:t>
      </w:r>
      <w:r w:rsidR="007D3330">
        <w:t xml:space="preserve"> (p</w:t>
      </w:r>
      <w:r w:rsidR="007D3330" w:rsidRPr="007D3330">
        <w:t>robability of testing positive is the same no matter if actual is positive or negative!)</w:t>
      </w:r>
    </w:p>
    <w:p w14:paraId="1F28342C" w14:textId="4A523B96" w:rsidR="00B922C7" w:rsidRDefault="00542141" w:rsidP="00B922C7">
      <w:pPr>
        <w:pStyle w:val="Header"/>
        <w:numPr>
          <w:ilvl w:val="0"/>
          <w:numId w:val="33"/>
        </w:numPr>
        <w:tabs>
          <w:tab w:val="clear" w:pos="4320"/>
          <w:tab w:val="clear" w:pos="8640"/>
        </w:tabs>
      </w:pPr>
      <w:r w:rsidRPr="00462578">
        <w:t xml:space="preserve">The </w:t>
      </w:r>
      <w:r w:rsidR="00B922C7" w:rsidRPr="00462578">
        <w:t xml:space="preserve">ROC curve </w:t>
      </w:r>
      <w:r w:rsidRPr="00462578">
        <w:t xml:space="preserve">for the </w:t>
      </w:r>
      <w:proofErr w:type="gramStart"/>
      <w:r w:rsidRPr="00462578">
        <w:t>particular classification</w:t>
      </w:r>
      <w:proofErr w:type="gramEnd"/>
      <w:r w:rsidRPr="00462578">
        <w:t xml:space="preserve"> method</w:t>
      </w:r>
      <w:r w:rsidR="00EB095E">
        <w:t xml:space="preserve"> (</w:t>
      </w:r>
      <w:proofErr w:type="gramStart"/>
      <w:r w:rsidR="00EB095E">
        <w:t>A number of</w:t>
      </w:r>
      <w:proofErr w:type="gramEnd"/>
      <w:r w:rsidR="00EB095E">
        <w:t xml:space="preserve"> cut-off</w:t>
      </w:r>
      <w:r>
        <w:t xml:space="preserve"> probabilities </w:t>
      </w:r>
      <w:r w:rsidR="007D3330">
        <w:t>are</w:t>
      </w:r>
      <w:r>
        <w:t xml:space="preserve"> chosen, and the corresponding sensitivity and 1 – specificity </w:t>
      </w:r>
      <w:proofErr w:type="gramStart"/>
      <w:r w:rsidR="007D3330">
        <w:t>are</w:t>
      </w:r>
      <w:proofErr w:type="gramEnd"/>
      <w:r>
        <w:t xml:space="preserve"> plotted to form the curve)</w:t>
      </w:r>
    </w:p>
    <w:p w14:paraId="64664B42" w14:textId="14D143F5" w:rsidR="00B922C7" w:rsidRDefault="00542141" w:rsidP="00B922C7">
      <w:pPr>
        <w:pStyle w:val="Header"/>
        <w:numPr>
          <w:ilvl w:val="0"/>
          <w:numId w:val="33"/>
        </w:numPr>
        <w:tabs>
          <w:tab w:val="clear" w:pos="4320"/>
          <w:tab w:val="clear" w:pos="8640"/>
        </w:tabs>
      </w:pPr>
      <w:r>
        <w:t xml:space="preserve">Choose a location on the ROC curve corresponding to the </w:t>
      </w:r>
      <w:r w:rsidR="00B922C7">
        <w:t>false positive</w:t>
      </w:r>
      <w:r>
        <w:t xml:space="preserve"> rate</w:t>
      </w:r>
      <w:r w:rsidR="00B922C7">
        <w:t xml:space="preserve"> </w:t>
      </w:r>
      <w:r>
        <w:t xml:space="preserve">that </w:t>
      </w:r>
      <w:r w:rsidR="00B922C7">
        <w:t xml:space="preserve">you </w:t>
      </w:r>
      <w:r>
        <w:t xml:space="preserve">can </w:t>
      </w:r>
      <w:r w:rsidR="00B922C7">
        <w:t>live with</w:t>
      </w:r>
      <w:r>
        <w:t xml:space="preserve"> along with the desired sensitivity. Once you determine this, on</w:t>
      </w:r>
      <w:r w:rsidR="00CD269A">
        <w:t xml:space="preserve">e could find the corresponding </w:t>
      </w:r>
      <w:r w:rsidR="00EB095E">
        <w:t>cut-off</w:t>
      </w:r>
      <w:r w:rsidR="00CD269A">
        <w:t xml:space="preserve"> probability </w:t>
      </w:r>
      <w:r w:rsidR="00B922C7">
        <w:t>value</w:t>
      </w:r>
      <w:r>
        <w:t xml:space="preserve"> (this </w:t>
      </w:r>
      <w:r w:rsidR="00EB095E">
        <w:t>cut-off</w:t>
      </w:r>
      <w:r>
        <w:t xml:space="preserve"> cannot be found from </w:t>
      </w:r>
      <w:r w:rsidR="00CD269A">
        <w:t xml:space="preserve">by </w:t>
      </w:r>
      <w:r>
        <w:t>simply looking at th</w:t>
      </w:r>
      <w:r w:rsidR="00CD269A">
        <w:t xml:space="preserve">is </w:t>
      </w:r>
      <w:proofErr w:type="gramStart"/>
      <w:r w:rsidR="00CD269A">
        <w:t>particular</w:t>
      </w:r>
      <w:r>
        <w:t xml:space="preserve"> plot</w:t>
      </w:r>
      <w:proofErr w:type="gramEnd"/>
      <w:r>
        <w:t>)</w:t>
      </w:r>
      <w:r w:rsidR="00B922C7">
        <w:t xml:space="preserve">.  </w:t>
      </w:r>
    </w:p>
    <w:p w14:paraId="4362038F" w14:textId="77777777" w:rsidR="00B922C7" w:rsidRPr="00462578" w:rsidRDefault="00B922C7" w:rsidP="00B922C7">
      <w:pPr>
        <w:pStyle w:val="Header"/>
        <w:numPr>
          <w:ilvl w:val="0"/>
          <w:numId w:val="33"/>
        </w:numPr>
        <w:tabs>
          <w:tab w:val="clear" w:pos="4320"/>
          <w:tab w:val="clear" w:pos="8640"/>
        </w:tabs>
      </w:pPr>
      <w:r w:rsidRPr="00462578">
        <w:t>Examine the</w:t>
      </w:r>
      <w:r w:rsidR="00A11D49" w:rsidRPr="00462578">
        <w:t xml:space="preserve"> 2</w:t>
      </w:r>
      <w:r w:rsidR="00A11D49" w:rsidRPr="00462578">
        <w:rPr>
          <w:vertAlign w:val="superscript"/>
        </w:rPr>
        <w:t>nd</w:t>
      </w:r>
      <w:r w:rsidR="00A11D49" w:rsidRPr="00462578">
        <w:t xml:space="preserve"> x and y axes (</w:t>
      </w:r>
      <w:r w:rsidRPr="00462578">
        <w:t>true negative</w:t>
      </w:r>
      <w:r w:rsidR="00A11D49" w:rsidRPr="00462578">
        <w:t xml:space="preserve"> probability and </w:t>
      </w:r>
      <w:r w:rsidRPr="00462578">
        <w:t>false negative</w:t>
      </w:r>
      <w:r w:rsidR="00A11D49" w:rsidRPr="00462578">
        <w:t xml:space="preserve"> probability, respectively)</w:t>
      </w:r>
      <w:r w:rsidRPr="00462578">
        <w:t>.</w:t>
      </w:r>
    </w:p>
    <w:p w14:paraId="222F63F6" w14:textId="77777777" w:rsidR="00542141" w:rsidRDefault="00542141" w:rsidP="00542141">
      <w:pPr>
        <w:pStyle w:val="Header"/>
        <w:numPr>
          <w:ilvl w:val="0"/>
          <w:numId w:val="33"/>
        </w:numPr>
        <w:tabs>
          <w:tab w:val="clear" w:pos="4320"/>
          <w:tab w:val="clear" w:pos="8640"/>
        </w:tabs>
      </w:pPr>
      <w:r>
        <w:lastRenderedPageBreak/>
        <w:t xml:space="preserve">Overall, the more area under the curve, the better the procedure </w:t>
      </w:r>
      <w:proofErr w:type="gramStart"/>
      <w:r>
        <w:t>does</w:t>
      </w:r>
      <w:proofErr w:type="gramEnd"/>
      <w:r>
        <w:t xml:space="preserve"> in classification.</w:t>
      </w:r>
    </w:p>
    <w:p w14:paraId="0F1A9422" w14:textId="77777777" w:rsidR="00542141" w:rsidRDefault="00542141" w:rsidP="00542141">
      <w:pPr>
        <w:pStyle w:val="Header"/>
        <w:tabs>
          <w:tab w:val="clear" w:pos="4320"/>
          <w:tab w:val="clear" w:pos="8640"/>
        </w:tabs>
        <w:ind w:left="720"/>
      </w:pPr>
    </w:p>
    <w:p w14:paraId="09B1A5EF" w14:textId="77777777" w:rsidR="00542141" w:rsidRDefault="00542141" w:rsidP="00542141">
      <w:pPr>
        <w:pStyle w:val="Header"/>
        <w:tabs>
          <w:tab w:val="clear" w:pos="4320"/>
          <w:tab w:val="clear" w:pos="8640"/>
        </w:tabs>
        <w:ind w:left="720"/>
      </w:pPr>
      <w:r>
        <w:t xml:space="preserve">What would the </w:t>
      </w:r>
      <w:proofErr w:type="gramStart"/>
      <w:r>
        <w:t>most ideal</w:t>
      </w:r>
      <w:proofErr w:type="gramEnd"/>
      <w:r>
        <w:t xml:space="preserve"> ROC curve look like? </w:t>
      </w:r>
    </w:p>
    <w:p w14:paraId="0FBE0413" w14:textId="77777777" w:rsidR="009D276A" w:rsidRDefault="009D276A" w:rsidP="009B41E7"/>
    <w:p w14:paraId="07AF1690" w14:textId="2314A014" w:rsidR="00AB4CA9" w:rsidRDefault="00AB4CA9" w:rsidP="00AB4CA9">
      <w:r>
        <w:rPr>
          <w:u w:val="single"/>
        </w:rPr>
        <w:t>Example</w:t>
      </w:r>
      <w:r>
        <w:t xml:space="preserve">: Placekicking </w:t>
      </w:r>
      <w:r w:rsidRPr="00727EA6">
        <w:t xml:space="preserve">data </w:t>
      </w:r>
      <w:r>
        <w:t>(</w:t>
      </w:r>
      <w:proofErr w:type="spellStart"/>
      <w:r>
        <w:t>Placekick</w:t>
      </w:r>
      <w:r w:rsidR="003762D0">
        <w:t>L</w:t>
      </w:r>
      <w:r>
        <w:t>ogistic</w:t>
      </w:r>
      <w:r w:rsidR="003762D0">
        <w:t>R</w:t>
      </w:r>
      <w:r>
        <w:t>eg.</w:t>
      </w:r>
      <w:r w:rsidR="003762D0">
        <w:t>R</w:t>
      </w:r>
      <w:proofErr w:type="spellEnd"/>
      <w:r>
        <w:t>, Placekick.csv, valid.csv)</w:t>
      </w:r>
    </w:p>
    <w:p w14:paraId="66702A00" w14:textId="77777777" w:rsidR="00BD0610" w:rsidRDefault="00BD0610" w:rsidP="00AC346B">
      <w:pPr>
        <w:ind w:left="720"/>
      </w:pPr>
    </w:p>
    <w:p w14:paraId="780822F4" w14:textId="77777777" w:rsidR="00B82D0F" w:rsidRDefault="00B82D0F" w:rsidP="00AC346B">
      <w:pPr>
        <w:ind w:left="720"/>
      </w:pPr>
      <w:r>
        <w:t xml:space="preserve">There are </w:t>
      </w:r>
      <w:proofErr w:type="gramStart"/>
      <w:r>
        <w:t>a number of</w:t>
      </w:r>
      <w:proofErr w:type="gramEnd"/>
      <w:r>
        <w:t xml:space="preserve"> packages available to construct ROC curves. Below is how I used the </w:t>
      </w:r>
      <w:r w:rsidRPr="003821FA">
        <w:rPr>
          <w:rFonts w:ascii="Courier New" w:hAnsi="Courier New" w:cs="Courier New"/>
        </w:rPr>
        <w:t>ROCR</w:t>
      </w:r>
      <w:r>
        <w:t xml:space="preserve"> package:</w:t>
      </w:r>
    </w:p>
    <w:p w14:paraId="6B31EC7D" w14:textId="77777777" w:rsidR="009E4600" w:rsidRDefault="009E4600" w:rsidP="00AC346B">
      <w:pPr>
        <w:ind w:left="720"/>
      </w:pPr>
    </w:p>
    <w:p w14:paraId="754A6F5E" w14:textId="77777777" w:rsidR="009E4600" w:rsidRDefault="009E4600" w:rsidP="009E4600">
      <w:pPr>
        <w:pStyle w:val="R-14"/>
      </w:pPr>
      <w:r>
        <w:t xml:space="preserve">&gt; </w:t>
      </w:r>
      <w:proofErr w:type="gramStart"/>
      <w:r>
        <w:t xml:space="preserve">library(ROCR)   </w:t>
      </w:r>
      <w:proofErr w:type="gramEnd"/>
      <w:r>
        <w:t>#This is a S4 package</w:t>
      </w:r>
    </w:p>
    <w:p w14:paraId="439F6202" w14:textId="77777777" w:rsidR="009E4600" w:rsidRDefault="009E4600" w:rsidP="009E4600">
      <w:pPr>
        <w:pStyle w:val="R-14"/>
      </w:pPr>
    </w:p>
    <w:p w14:paraId="547FC01D" w14:textId="440637D4" w:rsidR="009E4600" w:rsidRDefault="009E4600" w:rsidP="009E4600">
      <w:pPr>
        <w:pStyle w:val="R-14"/>
      </w:pPr>
      <w:r>
        <w:t xml:space="preserve">&gt; </w:t>
      </w:r>
      <w:proofErr w:type="spellStart"/>
      <w:proofErr w:type="gramStart"/>
      <w:r>
        <w:t>save.pred</w:t>
      </w:r>
      <w:proofErr w:type="spellEnd"/>
      <w:proofErr w:type="gramEnd"/>
      <w:r w:rsidR="00AE6619">
        <w:t xml:space="preserve"> &lt;- </w:t>
      </w:r>
      <w:proofErr w:type="gramStart"/>
      <w:r>
        <w:t>prediction(</w:t>
      </w:r>
      <w:proofErr w:type="gramEnd"/>
      <w:r>
        <w:t xml:space="preserve">predictions = </w:t>
      </w:r>
      <w:proofErr w:type="spellStart"/>
      <w:r>
        <w:t>pi.hat</w:t>
      </w:r>
      <w:proofErr w:type="spellEnd"/>
      <w:r>
        <w:t xml:space="preserve">, labels = </w:t>
      </w:r>
    </w:p>
    <w:p w14:paraId="43FA0D20" w14:textId="77777777" w:rsidR="009E4600" w:rsidRDefault="009E4600" w:rsidP="009E4600">
      <w:pPr>
        <w:pStyle w:val="R-14"/>
      </w:pPr>
      <w:r>
        <w:t xml:space="preserve">    </w:t>
      </w:r>
      <w:proofErr w:type="gramStart"/>
      <w:r>
        <w:t>placekick[</w:t>
      </w:r>
      <w:proofErr w:type="gramEnd"/>
      <w:r>
        <w:t>,9])</w:t>
      </w:r>
    </w:p>
    <w:p w14:paraId="6AD65060" w14:textId="77777777" w:rsidR="009E4600" w:rsidRDefault="009E4600" w:rsidP="009E4600">
      <w:pPr>
        <w:pStyle w:val="R-14"/>
      </w:pPr>
      <w:r>
        <w:t xml:space="preserve">&gt; </w:t>
      </w:r>
      <w:proofErr w:type="spellStart"/>
      <w:r>
        <w:t>slotNames</w:t>
      </w:r>
      <w:proofErr w:type="spellEnd"/>
      <w:r>
        <w:t>(</w:t>
      </w:r>
      <w:proofErr w:type="spellStart"/>
      <w:proofErr w:type="gramStart"/>
      <w:r>
        <w:t>save.pred</w:t>
      </w:r>
      <w:proofErr w:type="spellEnd"/>
      <w:proofErr w:type="gramEnd"/>
      <w:r>
        <w:t>)</w:t>
      </w:r>
    </w:p>
    <w:p w14:paraId="3AD66537" w14:textId="77777777" w:rsidR="009E4600" w:rsidRDefault="009E4600" w:rsidP="009E4600">
      <w:pPr>
        <w:pStyle w:val="R-14"/>
      </w:pPr>
      <w:r>
        <w:t xml:space="preserve"> [1] "predictions" "labels"      "cutoffs"     "</w:t>
      </w:r>
      <w:proofErr w:type="spellStart"/>
      <w:r>
        <w:t>fp</w:t>
      </w:r>
      <w:proofErr w:type="spellEnd"/>
      <w:r>
        <w:t xml:space="preserve">"         </w:t>
      </w:r>
    </w:p>
    <w:p w14:paraId="4DF5D003" w14:textId="77777777" w:rsidR="009E4600" w:rsidRDefault="009E4600" w:rsidP="009E4600">
      <w:pPr>
        <w:pStyle w:val="R-14"/>
      </w:pPr>
      <w:r>
        <w:t xml:space="preserve"> [5] "</w:t>
      </w:r>
      <w:proofErr w:type="spellStart"/>
      <w:r>
        <w:t>tp</w:t>
      </w:r>
      <w:proofErr w:type="spellEnd"/>
      <w:r>
        <w:t>"          "</w:t>
      </w:r>
      <w:proofErr w:type="spellStart"/>
      <w:r>
        <w:t>tn</w:t>
      </w:r>
      <w:proofErr w:type="spellEnd"/>
      <w:r>
        <w:t>"          "</w:t>
      </w:r>
      <w:proofErr w:type="spellStart"/>
      <w:r>
        <w:t>fn</w:t>
      </w:r>
      <w:proofErr w:type="spellEnd"/>
      <w:r>
        <w:t>"          "</w:t>
      </w:r>
      <w:proofErr w:type="spellStart"/>
      <w:r>
        <w:t>n.pos</w:t>
      </w:r>
      <w:proofErr w:type="spellEnd"/>
      <w:r>
        <w:t xml:space="preserve">"      </w:t>
      </w:r>
    </w:p>
    <w:p w14:paraId="6A39E58B" w14:textId="77777777" w:rsidR="009E4600" w:rsidRDefault="009E4600" w:rsidP="009E4600">
      <w:pPr>
        <w:pStyle w:val="R-14"/>
      </w:pPr>
      <w:r>
        <w:t xml:space="preserve"> [9] "</w:t>
      </w:r>
      <w:proofErr w:type="spellStart"/>
      <w:r>
        <w:t>n.neg</w:t>
      </w:r>
      <w:proofErr w:type="spellEnd"/>
      <w:r>
        <w:t>"       "</w:t>
      </w:r>
      <w:proofErr w:type="spellStart"/>
      <w:proofErr w:type="gramStart"/>
      <w:r>
        <w:t>n.pos.pred</w:t>
      </w:r>
      <w:proofErr w:type="spellEnd"/>
      <w:r>
        <w:t>"  "</w:t>
      </w:r>
      <w:proofErr w:type="spellStart"/>
      <w:r>
        <w:t>n.neg.pred</w:t>
      </w:r>
      <w:proofErr w:type="spellEnd"/>
      <w:proofErr w:type="gramEnd"/>
      <w:r>
        <w:t>"</w:t>
      </w:r>
    </w:p>
    <w:p w14:paraId="4A27F943" w14:textId="77777777" w:rsidR="00C7393E" w:rsidRDefault="009517A3" w:rsidP="009517A3">
      <w:pPr>
        <w:pStyle w:val="R-14"/>
      </w:pPr>
      <w:r>
        <w:t>&gt; head(</w:t>
      </w:r>
      <w:proofErr w:type="spellStart"/>
      <w:proofErr w:type="gramStart"/>
      <w:r>
        <w:t>save.pred</w:t>
      </w:r>
      <w:proofErr w:type="gramEnd"/>
      <w:r>
        <w:t>@</w:t>
      </w:r>
      <w:proofErr w:type="gramStart"/>
      <w:r>
        <w:t>fp</w:t>
      </w:r>
      <w:proofErr w:type="spellEnd"/>
      <w:r>
        <w:t>[</w:t>
      </w:r>
      <w:proofErr w:type="gramEnd"/>
      <w:r>
        <w:t>[1]]) #Number of false positives</w:t>
      </w:r>
      <w:r w:rsidR="00C7393E">
        <w:t xml:space="preserve"> for a </w:t>
      </w:r>
    </w:p>
    <w:p w14:paraId="7A924B2A" w14:textId="77777777" w:rsidR="009517A3" w:rsidRDefault="00C7393E" w:rsidP="009517A3">
      <w:pPr>
        <w:pStyle w:val="R-14"/>
      </w:pPr>
      <w:r>
        <w:t xml:space="preserve">                           cut-off</w:t>
      </w:r>
    </w:p>
    <w:p w14:paraId="595A8391" w14:textId="77777777" w:rsidR="009517A3" w:rsidRDefault="009517A3" w:rsidP="009517A3">
      <w:pPr>
        <w:pStyle w:val="R-14"/>
      </w:pPr>
      <w:r>
        <w:t>[1] 0 0 0 0 0 0</w:t>
      </w:r>
    </w:p>
    <w:p w14:paraId="00762E84" w14:textId="77777777" w:rsidR="00C7393E" w:rsidRDefault="009517A3" w:rsidP="00C7393E">
      <w:pPr>
        <w:pStyle w:val="R-14"/>
      </w:pPr>
      <w:r>
        <w:t>&gt; tail(</w:t>
      </w:r>
      <w:proofErr w:type="spellStart"/>
      <w:proofErr w:type="gramStart"/>
      <w:r>
        <w:t>save.pred</w:t>
      </w:r>
      <w:proofErr w:type="gramEnd"/>
      <w:r>
        <w:t>@</w:t>
      </w:r>
      <w:proofErr w:type="gramStart"/>
      <w:r>
        <w:t>fp</w:t>
      </w:r>
      <w:proofErr w:type="spellEnd"/>
      <w:r>
        <w:t>[</w:t>
      </w:r>
      <w:proofErr w:type="gramEnd"/>
      <w:r>
        <w:t>[1]])</w:t>
      </w:r>
      <w:r w:rsidRPr="009517A3">
        <w:t xml:space="preserve"> </w:t>
      </w:r>
      <w:r>
        <w:t>#Number of false positives</w:t>
      </w:r>
      <w:r w:rsidR="00C7393E">
        <w:t xml:space="preserve"> for a </w:t>
      </w:r>
    </w:p>
    <w:p w14:paraId="50E33374" w14:textId="77777777" w:rsidR="00C7393E" w:rsidRDefault="00C7393E" w:rsidP="00C7393E">
      <w:pPr>
        <w:pStyle w:val="R-14"/>
      </w:pPr>
      <w:r>
        <w:t xml:space="preserve">                           cut-off</w:t>
      </w:r>
    </w:p>
    <w:p w14:paraId="3739B725" w14:textId="77777777" w:rsidR="009E4600" w:rsidRDefault="009517A3" w:rsidP="009517A3">
      <w:pPr>
        <w:pStyle w:val="R-14"/>
      </w:pPr>
      <w:r>
        <w:t>[1] 159 159 160 161 162 163</w:t>
      </w:r>
    </w:p>
    <w:p w14:paraId="3C33C8C1" w14:textId="77777777" w:rsidR="009517A3" w:rsidRDefault="009517A3" w:rsidP="009517A3">
      <w:pPr>
        <w:pStyle w:val="R-14"/>
      </w:pPr>
      <w:r>
        <w:t>&gt; head(</w:t>
      </w:r>
      <w:proofErr w:type="spellStart"/>
      <w:proofErr w:type="gramStart"/>
      <w:r>
        <w:t>save.pred</w:t>
      </w:r>
      <w:proofErr w:type="gramEnd"/>
      <w:r>
        <w:t>@</w:t>
      </w:r>
      <w:proofErr w:type="gramStart"/>
      <w:r>
        <w:t>cutoffs</w:t>
      </w:r>
      <w:proofErr w:type="spellEnd"/>
      <w:r>
        <w:t>[</w:t>
      </w:r>
      <w:proofErr w:type="gramEnd"/>
      <w:r>
        <w:t>[1]]) #Corresponding cut-offs</w:t>
      </w:r>
    </w:p>
    <w:p w14:paraId="29A96470" w14:textId="77777777" w:rsidR="009517A3" w:rsidRDefault="009517A3" w:rsidP="009517A3">
      <w:pPr>
        <w:pStyle w:val="R-14"/>
      </w:pPr>
      <w:r>
        <w:t xml:space="preserve">                 70        72       112        27        93 </w:t>
      </w:r>
    </w:p>
    <w:p w14:paraId="627EEBBC" w14:textId="77777777" w:rsidR="009517A3" w:rsidRDefault="009517A3" w:rsidP="009517A3">
      <w:pPr>
        <w:pStyle w:val="R-14"/>
      </w:pPr>
      <w:r>
        <w:t xml:space="preserve">      Inf 0.9911915 0.9911545 0.9910281 0.9909890 0.9909675 </w:t>
      </w:r>
    </w:p>
    <w:p w14:paraId="3A267D57" w14:textId="77777777" w:rsidR="009517A3" w:rsidRDefault="009517A3" w:rsidP="009517A3">
      <w:pPr>
        <w:pStyle w:val="R-14"/>
      </w:pPr>
      <w:r>
        <w:t>&gt; tail(</w:t>
      </w:r>
      <w:proofErr w:type="spellStart"/>
      <w:proofErr w:type="gramStart"/>
      <w:r>
        <w:t>save.pred</w:t>
      </w:r>
      <w:proofErr w:type="gramEnd"/>
      <w:r>
        <w:t>@</w:t>
      </w:r>
      <w:proofErr w:type="gramStart"/>
      <w:r>
        <w:t>cutoffs</w:t>
      </w:r>
      <w:proofErr w:type="spellEnd"/>
      <w:r>
        <w:t>[</w:t>
      </w:r>
      <w:proofErr w:type="gramEnd"/>
      <w:r>
        <w:t>[1]]) #Corresponding cut-offs</w:t>
      </w:r>
    </w:p>
    <w:p w14:paraId="71A3379D" w14:textId="77777777" w:rsidR="009517A3" w:rsidRDefault="009517A3" w:rsidP="009517A3">
      <w:pPr>
        <w:pStyle w:val="R-14"/>
      </w:pPr>
      <w:r>
        <w:t xml:space="preserve">      977      1349       956       646       635      1176 </w:t>
      </w:r>
    </w:p>
    <w:p w14:paraId="1D99670A" w14:textId="77777777" w:rsidR="009517A3" w:rsidRDefault="009517A3" w:rsidP="009517A3">
      <w:pPr>
        <w:pStyle w:val="R-14"/>
      </w:pPr>
      <w:r>
        <w:t>0.3591345 0.3301465 0.2991858 0.2904308 0.2520078 0.2375404</w:t>
      </w:r>
    </w:p>
    <w:p w14:paraId="2112BEC8" w14:textId="77777777" w:rsidR="009517A3" w:rsidRDefault="009517A3" w:rsidP="009517A3">
      <w:pPr>
        <w:pStyle w:val="R-14"/>
      </w:pPr>
    </w:p>
    <w:p w14:paraId="672DB175" w14:textId="1F7BF8F4" w:rsidR="009E4600" w:rsidRDefault="009E4600" w:rsidP="009E4600">
      <w:pPr>
        <w:pStyle w:val="R-14"/>
      </w:pPr>
      <w:r>
        <w:t xml:space="preserve">&gt; </w:t>
      </w:r>
      <w:proofErr w:type="spellStart"/>
      <w:proofErr w:type="gramStart"/>
      <w:r>
        <w:t>save.perf</w:t>
      </w:r>
      <w:proofErr w:type="spellEnd"/>
      <w:proofErr w:type="gramEnd"/>
      <w:r w:rsidR="00AE6619">
        <w:t xml:space="preserve"> &lt;- </w:t>
      </w:r>
      <w:proofErr w:type="gramStart"/>
      <w:r>
        <w:t>performance(</w:t>
      </w:r>
      <w:proofErr w:type="gramEnd"/>
      <w:r>
        <w:t xml:space="preserve">prediction.obj = </w:t>
      </w:r>
      <w:proofErr w:type="spellStart"/>
      <w:proofErr w:type="gramStart"/>
      <w:r>
        <w:t>save.pred</w:t>
      </w:r>
      <w:proofErr w:type="spellEnd"/>
      <w:proofErr w:type="gramEnd"/>
      <w:r>
        <w:t xml:space="preserve">, </w:t>
      </w:r>
    </w:p>
    <w:p w14:paraId="5EFDB530" w14:textId="243A8A66" w:rsidR="009E4600" w:rsidRDefault="009E4600" w:rsidP="009E4600">
      <w:pPr>
        <w:pStyle w:val="R-14"/>
      </w:pPr>
      <w:r>
        <w:t xml:space="preserve">   </w:t>
      </w:r>
      <w:r w:rsidR="00225B57">
        <w:t xml:space="preserve">measure = </w:t>
      </w:r>
      <w:r>
        <w:t>"</w:t>
      </w:r>
      <w:proofErr w:type="spellStart"/>
      <w:r>
        <w:t>sens</w:t>
      </w:r>
      <w:proofErr w:type="spellEnd"/>
      <w:r>
        <w:t xml:space="preserve">", </w:t>
      </w:r>
      <w:proofErr w:type="spellStart"/>
      <w:proofErr w:type="gramStart"/>
      <w:r w:rsidR="00F60083">
        <w:t>x.measure</w:t>
      </w:r>
      <w:proofErr w:type="spellEnd"/>
      <w:proofErr w:type="gramEnd"/>
      <w:r w:rsidR="00F60083">
        <w:t xml:space="preserve"> = </w:t>
      </w:r>
      <w:r>
        <w:t>"</w:t>
      </w:r>
      <w:proofErr w:type="spellStart"/>
      <w:r>
        <w:t>fpr</w:t>
      </w:r>
      <w:proofErr w:type="spellEnd"/>
      <w:r>
        <w:t>")</w:t>
      </w:r>
    </w:p>
    <w:p w14:paraId="461CCA8E" w14:textId="77777777" w:rsidR="009E4600" w:rsidRDefault="009E4600" w:rsidP="009E4600">
      <w:pPr>
        <w:pStyle w:val="R-14"/>
      </w:pPr>
      <w:r>
        <w:t xml:space="preserve">&gt; </w:t>
      </w:r>
      <w:proofErr w:type="spellStart"/>
      <w:r>
        <w:t>slotNames</w:t>
      </w:r>
      <w:proofErr w:type="spellEnd"/>
      <w:r>
        <w:t>(</w:t>
      </w:r>
      <w:proofErr w:type="spellStart"/>
      <w:proofErr w:type="gramStart"/>
      <w:r>
        <w:t>save.perf</w:t>
      </w:r>
      <w:proofErr w:type="spellEnd"/>
      <w:proofErr w:type="gramEnd"/>
      <w:r>
        <w:t>)</w:t>
      </w:r>
    </w:p>
    <w:p w14:paraId="59937470" w14:textId="77777777" w:rsidR="009E4600" w:rsidRDefault="009E4600" w:rsidP="009E4600">
      <w:pPr>
        <w:pStyle w:val="R-14"/>
      </w:pPr>
      <w:r>
        <w:t xml:space="preserve">[1] "x.name"       "y.name"       "alpha.name"  </w:t>
      </w:r>
    </w:p>
    <w:p w14:paraId="08E6D823" w14:textId="77777777" w:rsidR="00B82D0F" w:rsidRDefault="009E4600" w:rsidP="009E4600">
      <w:pPr>
        <w:pStyle w:val="R-14"/>
      </w:pPr>
      <w:r>
        <w:t>[4] "</w:t>
      </w:r>
      <w:proofErr w:type="spellStart"/>
      <w:proofErr w:type="gramStart"/>
      <w:r>
        <w:t>x.values</w:t>
      </w:r>
      <w:proofErr w:type="spellEnd"/>
      <w:proofErr w:type="gramEnd"/>
      <w:r>
        <w:t>"     "</w:t>
      </w:r>
      <w:proofErr w:type="spellStart"/>
      <w:proofErr w:type="gramStart"/>
      <w:r>
        <w:t>y.values</w:t>
      </w:r>
      <w:proofErr w:type="spellEnd"/>
      <w:proofErr w:type="gramEnd"/>
      <w:r>
        <w:t>"     "</w:t>
      </w:r>
      <w:proofErr w:type="spellStart"/>
      <w:proofErr w:type="gramStart"/>
      <w:r>
        <w:t>alpha.values</w:t>
      </w:r>
      <w:proofErr w:type="spellEnd"/>
      <w:proofErr w:type="gramEnd"/>
      <w:r>
        <w:t>"</w:t>
      </w:r>
    </w:p>
    <w:p w14:paraId="1AFE7C53" w14:textId="77777777" w:rsidR="000C5C39" w:rsidRDefault="000C5C39" w:rsidP="000C5C39">
      <w:pPr>
        <w:pStyle w:val="R-14"/>
      </w:pPr>
      <w:r>
        <w:lastRenderedPageBreak/>
        <w:t xml:space="preserve">&gt; </w:t>
      </w:r>
      <w:proofErr w:type="gramStart"/>
      <w:r>
        <w:t>plot(</w:t>
      </w:r>
      <w:proofErr w:type="spellStart"/>
      <w:r>
        <w:t>save.perf</w:t>
      </w:r>
      <w:proofErr w:type="spellEnd"/>
      <w:proofErr w:type="gramEnd"/>
      <w:r>
        <w:t>, main = "ROC curve for placekicking data")</w:t>
      </w:r>
    </w:p>
    <w:p w14:paraId="2FF44C2D" w14:textId="77777777" w:rsidR="00FD54EC" w:rsidRDefault="00FD54EC" w:rsidP="000C5C39">
      <w:pPr>
        <w:pStyle w:val="R-14"/>
      </w:pPr>
      <w:r>
        <w:t xml:space="preserve">&gt; </w:t>
      </w:r>
      <w:proofErr w:type="gramStart"/>
      <w:r w:rsidRPr="00FD54EC">
        <w:t>grid(</w:t>
      </w:r>
      <w:proofErr w:type="gramEnd"/>
      <w:r w:rsidRPr="00FD54EC">
        <w:t>)</w:t>
      </w:r>
    </w:p>
    <w:p w14:paraId="4A1B33E3" w14:textId="77777777" w:rsidR="00B82D0F" w:rsidRDefault="00FD54EC" w:rsidP="00CB3E2D">
      <w:pPr>
        <w:jc w:val="center"/>
      </w:pPr>
      <w:r>
        <w:rPr>
          <w:noProof/>
        </w:rPr>
        <w:drawing>
          <wp:inline distT="0" distB="0" distL="0" distR="0" wp14:anchorId="26E6DF78" wp14:editId="33C794B9">
            <wp:extent cx="4985433" cy="4609355"/>
            <wp:effectExtent l="0" t="0" r="0" b="1270"/>
            <wp:docPr id="8" name="Picture 8" descr="ROC curve plot without additiona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ROC curve plot without additional information"/>
                    <pic:cNvPicPr>
                      <a:picLocks noChangeAspect="1" noChangeArrowheads="1"/>
                    </pic:cNvPicPr>
                  </pic:nvPicPr>
                  <pic:blipFill rotWithShape="1">
                    <a:blip r:embed="rId86">
                      <a:extLst>
                        <a:ext uri="{28A0092B-C50C-407E-A947-70E740481C1C}">
                          <a14:useLocalDpi xmlns:a14="http://schemas.microsoft.com/office/drawing/2010/main" val="0"/>
                        </a:ext>
                      </a:extLst>
                    </a:blip>
                    <a:srcRect t="4083" b="3198"/>
                    <a:stretch/>
                  </pic:blipFill>
                  <pic:spPr bwMode="auto">
                    <a:xfrm>
                      <a:off x="0" y="0"/>
                      <a:ext cx="4988983" cy="4612637"/>
                    </a:xfrm>
                    <a:prstGeom prst="rect">
                      <a:avLst/>
                    </a:prstGeom>
                    <a:noFill/>
                    <a:ln>
                      <a:noFill/>
                    </a:ln>
                    <a:extLst>
                      <a:ext uri="{53640926-AAD7-44D8-BBD7-CCE9431645EC}">
                        <a14:shadowObscured xmlns:a14="http://schemas.microsoft.com/office/drawing/2010/main"/>
                      </a:ext>
                    </a:extLst>
                  </pic:spPr>
                </pic:pic>
              </a:graphicData>
            </a:graphic>
          </wp:inline>
        </w:drawing>
      </w:r>
    </w:p>
    <w:p w14:paraId="10A267A1" w14:textId="77777777" w:rsidR="000C5C39" w:rsidRDefault="000C5C39" w:rsidP="00AC346B">
      <w:pPr>
        <w:ind w:left="720"/>
      </w:pPr>
      <w:r w:rsidRPr="000C5C39">
        <w:rPr>
          <w:u w:val="single"/>
        </w:rPr>
        <w:t>Comments</w:t>
      </w:r>
      <w:r>
        <w:t>:</w:t>
      </w:r>
    </w:p>
    <w:p w14:paraId="416E4F00" w14:textId="77777777" w:rsidR="008B2B38" w:rsidRDefault="00841A44" w:rsidP="000314AE">
      <w:pPr>
        <w:pStyle w:val="ListParagraph"/>
        <w:numPr>
          <w:ilvl w:val="0"/>
          <w:numId w:val="32"/>
        </w:numPr>
      </w:pPr>
      <w:r>
        <w:t xml:space="preserve">R and its corresponding packages are written in a form very similar to the S programming language. </w:t>
      </w:r>
      <w:proofErr w:type="gramStart"/>
      <w:r>
        <w:t>Versions</w:t>
      </w:r>
      <w:proofErr w:type="gramEnd"/>
      <w:r>
        <w:t xml:space="preserve"> 3 and 4 of S are emulated by R. Version 3 (S3) is predominant, and this is what we have used so far in our course. For example, this allowed us to access components of a list by using </w:t>
      </w:r>
      <w:r w:rsidRPr="00841A44">
        <w:rPr>
          <w:rFonts w:ascii="Courier New" w:hAnsi="Courier New" w:cs="Courier New"/>
        </w:rPr>
        <w:t>$</w:t>
      </w:r>
      <w:r>
        <w:t xml:space="preserve">. Version 4 (S4) is used </w:t>
      </w:r>
      <w:proofErr w:type="gramStart"/>
      <w:r>
        <w:t>by</w:t>
      </w:r>
      <w:proofErr w:type="gramEnd"/>
      <w:r>
        <w:t xml:space="preserve"> the </w:t>
      </w:r>
      <w:r w:rsidRPr="003821FA">
        <w:rPr>
          <w:rFonts w:ascii="Courier New" w:hAnsi="Courier New" w:cs="Courier New"/>
        </w:rPr>
        <w:t>ROCR</w:t>
      </w:r>
      <w:r>
        <w:t xml:space="preserve"> package. For our purposes, you just need to understand that </w:t>
      </w:r>
    </w:p>
    <w:p w14:paraId="3FD97FBA" w14:textId="77777777" w:rsidR="008B2B38" w:rsidRDefault="008B2B38" w:rsidP="003821FA">
      <w:pPr>
        <w:pStyle w:val="ListParagraph"/>
        <w:numPr>
          <w:ilvl w:val="1"/>
          <w:numId w:val="32"/>
        </w:numPr>
      </w:pPr>
      <w:r>
        <w:t>C</w:t>
      </w:r>
      <w:r w:rsidR="00841A44">
        <w:t xml:space="preserve">omponents of an object are now called slots, </w:t>
      </w:r>
    </w:p>
    <w:p w14:paraId="1605DC6A" w14:textId="77777777" w:rsidR="008B2B38" w:rsidRDefault="008B2B38" w:rsidP="003821FA">
      <w:pPr>
        <w:pStyle w:val="ListParagraph"/>
        <w:numPr>
          <w:ilvl w:val="1"/>
          <w:numId w:val="32"/>
        </w:numPr>
      </w:pPr>
      <w:r>
        <w:t>A</w:t>
      </w:r>
      <w:r w:rsidR="00841A44">
        <w:t xml:space="preserve"> list of components </w:t>
      </w:r>
      <w:r>
        <w:t xml:space="preserve">within an object is obtained </w:t>
      </w:r>
      <w:r w:rsidR="00841A44">
        <w:t xml:space="preserve">by using </w:t>
      </w:r>
      <w:proofErr w:type="spellStart"/>
      <w:proofErr w:type="gramStart"/>
      <w:r w:rsidR="00841A44" w:rsidRPr="00841A44">
        <w:rPr>
          <w:rFonts w:ascii="Courier New" w:hAnsi="Courier New" w:cs="Courier New"/>
        </w:rPr>
        <w:t>slotNames</w:t>
      </w:r>
      <w:proofErr w:type="spellEnd"/>
      <w:r w:rsidR="00841A44" w:rsidRPr="00841A44">
        <w:rPr>
          <w:rFonts w:ascii="Courier New" w:hAnsi="Courier New" w:cs="Courier New"/>
        </w:rPr>
        <w:t>(</w:t>
      </w:r>
      <w:proofErr w:type="gramEnd"/>
      <w:r w:rsidR="00841A44" w:rsidRPr="00841A44">
        <w:rPr>
          <w:rFonts w:ascii="Courier New" w:hAnsi="Courier New" w:cs="Courier New"/>
        </w:rPr>
        <w:t>)</w:t>
      </w:r>
      <w:r w:rsidR="00841A44">
        <w:t xml:space="preserve"> (rather than </w:t>
      </w:r>
      <w:proofErr w:type="gramStart"/>
      <w:r w:rsidR="00841A44" w:rsidRPr="00841A44">
        <w:rPr>
          <w:rFonts w:ascii="Courier New" w:hAnsi="Courier New" w:cs="Courier New"/>
        </w:rPr>
        <w:t>names(</w:t>
      </w:r>
      <w:proofErr w:type="gramEnd"/>
      <w:r w:rsidR="00841A44" w:rsidRPr="00841A44">
        <w:rPr>
          <w:rFonts w:ascii="Courier New" w:hAnsi="Courier New" w:cs="Courier New"/>
        </w:rPr>
        <w:t>)</w:t>
      </w:r>
      <w:r w:rsidR="00841A44">
        <w:t>),</w:t>
      </w:r>
    </w:p>
    <w:p w14:paraId="79E579D0" w14:textId="77777777" w:rsidR="008B2B38" w:rsidRDefault="008B2B38" w:rsidP="003821FA">
      <w:pPr>
        <w:pStyle w:val="ListParagraph"/>
        <w:numPr>
          <w:ilvl w:val="1"/>
          <w:numId w:val="32"/>
        </w:numPr>
      </w:pPr>
      <w:r>
        <w:lastRenderedPageBreak/>
        <w:t>S</w:t>
      </w:r>
      <w:r w:rsidR="00841A44">
        <w:t xml:space="preserve">lots </w:t>
      </w:r>
      <w:r>
        <w:t xml:space="preserve">are accessed </w:t>
      </w:r>
      <w:r w:rsidR="00841A44">
        <w:t xml:space="preserve">by using </w:t>
      </w:r>
      <w:proofErr w:type="gramStart"/>
      <w:r w:rsidR="00841A44">
        <w:t xml:space="preserve">the </w:t>
      </w:r>
      <w:r w:rsidR="00841A44" w:rsidRPr="00841A44">
        <w:rPr>
          <w:rFonts w:ascii="Courier New" w:hAnsi="Courier New" w:cs="Courier New"/>
        </w:rPr>
        <w:t>@</w:t>
      </w:r>
      <w:proofErr w:type="gramEnd"/>
      <w:r w:rsidR="00841A44">
        <w:t xml:space="preserve"> symbol (rather than </w:t>
      </w:r>
      <w:r w:rsidR="00841A44" w:rsidRPr="00841A44">
        <w:rPr>
          <w:rFonts w:ascii="Courier New" w:hAnsi="Courier New" w:cs="Courier New"/>
        </w:rPr>
        <w:t>$</w:t>
      </w:r>
      <w:r w:rsidR="00841A44">
        <w:t xml:space="preserve">) for objects. </w:t>
      </w:r>
    </w:p>
    <w:p w14:paraId="737F2050" w14:textId="15857160" w:rsidR="00841A44" w:rsidRDefault="00841A44" w:rsidP="008B2B38">
      <w:pPr>
        <w:ind w:left="1080"/>
      </w:pPr>
    </w:p>
    <w:p w14:paraId="6F0791B9" w14:textId="77777777" w:rsidR="000314AE" w:rsidRDefault="000D7D47" w:rsidP="000314AE">
      <w:pPr>
        <w:pStyle w:val="ListParagraph"/>
        <w:numPr>
          <w:ilvl w:val="0"/>
          <w:numId w:val="32"/>
        </w:numPr>
      </w:pPr>
      <w:r>
        <w:t xml:space="preserve">The ROC curve is </w:t>
      </w:r>
      <w:proofErr w:type="gramStart"/>
      <w:r>
        <w:t>definitely above</w:t>
      </w:r>
      <w:proofErr w:type="gramEnd"/>
      <w:r>
        <w:t xml:space="preserve"> the “line </w:t>
      </w:r>
      <w:r w:rsidR="007F0E32">
        <w:t>for</w:t>
      </w:r>
      <w:r>
        <w:t xml:space="preserve"> chance</w:t>
      </w:r>
      <w:r w:rsidR="007F0E32">
        <w:t xml:space="preserve"> accuracy</w:t>
      </w:r>
      <w:r>
        <w:t xml:space="preserve">”. </w:t>
      </w:r>
      <w:r w:rsidR="00FD54EC">
        <w:t xml:space="preserve">If you wanted to draw this line on the plot, how could you do it? </w:t>
      </w:r>
    </w:p>
    <w:p w14:paraId="106E5F5F" w14:textId="77777777" w:rsidR="00E17648" w:rsidRDefault="00E17648" w:rsidP="000314AE">
      <w:pPr>
        <w:pStyle w:val="ListParagraph"/>
        <w:numPr>
          <w:ilvl w:val="0"/>
          <w:numId w:val="32"/>
        </w:numPr>
      </w:pPr>
      <w:r>
        <w:t xml:space="preserve">The </w:t>
      </w:r>
      <w:proofErr w:type="gramStart"/>
      <w:r w:rsidRPr="00FD54EC">
        <w:rPr>
          <w:rFonts w:ascii="Courier New" w:hAnsi="Courier New" w:cs="Courier New"/>
        </w:rPr>
        <w:t>plot(</w:t>
      </w:r>
      <w:proofErr w:type="gramEnd"/>
      <w:r w:rsidRPr="00FD54EC">
        <w:rPr>
          <w:rFonts w:ascii="Courier New" w:hAnsi="Courier New" w:cs="Courier New"/>
        </w:rPr>
        <w:t>)</w:t>
      </w:r>
      <w:r w:rsidRPr="008E32C9">
        <w:t xml:space="preserve"> </w:t>
      </w:r>
      <w:r>
        <w:t xml:space="preserve">method function here will not recognize </w:t>
      </w:r>
      <w:proofErr w:type="spellStart"/>
      <w:proofErr w:type="gramStart"/>
      <w:r w:rsidRPr="00FD54EC">
        <w:rPr>
          <w:rFonts w:ascii="Courier New" w:hAnsi="Courier New" w:cs="Courier New"/>
        </w:rPr>
        <w:t>panel.first</w:t>
      </w:r>
      <w:proofErr w:type="spellEnd"/>
      <w:proofErr w:type="gramEnd"/>
      <w:r w:rsidRPr="00FD54EC">
        <w:rPr>
          <w:rFonts w:ascii="Courier New" w:hAnsi="Courier New" w:cs="Courier New"/>
        </w:rPr>
        <w:t xml:space="preserve"> = </w:t>
      </w:r>
      <w:proofErr w:type="gramStart"/>
      <w:r w:rsidRPr="00FD54EC">
        <w:rPr>
          <w:rFonts w:ascii="Courier New" w:hAnsi="Courier New" w:cs="Courier New"/>
        </w:rPr>
        <w:t>grid(</w:t>
      </w:r>
      <w:proofErr w:type="gramEnd"/>
      <w:r w:rsidRPr="00FD54EC">
        <w:rPr>
          <w:rFonts w:ascii="Courier New" w:hAnsi="Courier New" w:cs="Courier New"/>
        </w:rPr>
        <w:t>)</w:t>
      </w:r>
      <w:r w:rsidR="006B63D3">
        <w:t>, which</w:t>
      </w:r>
      <w:r>
        <w:t xml:space="preserve"> we have used before to plot gridlines. I instead used the </w:t>
      </w:r>
      <w:proofErr w:type="gramStart"/>
      <w:r w:rsidRPr="00FD54EC">
        <w:rPr>
          <w:rFonts w:ascii="Courier New" w:hAnsi="Courier New" w:cs="Courier New"/>
        </w:rPr>
        <w:t>grid(</w:t>
      </w:r>
      <w:proofErr w:type="gramEnd"/>
      <w:r w:rsidRPr="00FD54EC">
        <w:rPr>
          <w:rFonts w:ascii="Courier New" w:hAnsi="Courier New" w:cs="Courier New"/>
        </w:rPr>
        <w:t>)</w:t>
      </w:r>
      <w:r>
        <w:t xml:space="preserve"> function outside of the </w:t>
      </w:r>
      <w:proofErr w:type="gramStart"/>
      <w:r w:rsidRPr="00CD18AA">
        <w:rPr>
          <w:rFonts w:ascii="Courier New" w:hAnsi="Courier New" w:cs="Courier New"/>
        </w:rPr>
        <w:t>plot(</w:t>
      </w:r>
      <w:proofErr w:type="gramEnd"/>
      <w:r w:rsidRPr="00CD18AA">
        <w:rPr>
          <w:rFonts w:ascii="Courier New" w:hAnsi="Courier New" w:cs="Courier New"/>
        </w:rPr>
        <w:t>)</w:t>
      </w:r>
      <w:r>
        <w:t xml:space="preserve"> function. The difference is that the gridlines are drawn AFTER the main plotting is done (gridlines are over the ROC curve – very difficult to see though</w:t>
      </w:r>
      <w:r w:rsidR="006B63D3">
        <w:t>,</w:t>
      </w:r>
      <w:r>
        <w:t xml:space="preserve"> so not too important)</w:t>
      </w:r>
    </w:p>
    <w:p w14:paraId="754D680C" w14:textId="77777777" w:rsidR="009315A3" w:rsidRDefault="009315A3" w:rsidP="009315A3">
      <w:pPr>
        <w:ind w:left="720"/>
      </w:pPr>
    </w:p>
    <w:p w14:paraId="359D7877" w14:textId="15C728BF" w:rsidR="009315A3" w:rsidRDefault="008E32C9" w:rsidP="009315A3">
      <w:pPr>
        <w:ind w:left="720"/>
      </w:pPr>
      <w:r>
        <w:t>T</w:t>
      </w:r>
      <w:r w:rsidR="009315A3">
        <w:t xml:space="preserve">o find the 1 – specificity level for a particular sensitivity level or vice versa, we can examine items within </w:t>
      </w:r>
      <w:proofErr w:type="spellStart"/>
      <w:proofErr w:type="gramStart"/>
      <w:r w:rsidR="009315A3" w:rsidRPr="009315A3">
        <w:rPr>
          <w:rFonts w:ascii="Courier New" w:hAnsi="Courier New" w:cs="Courier New"/>
        </w:rPr>
        <w:t>save.perf</w:t>
      </w:r>
      <w:proofErr w:type="spellEnd"/>
      <w:proofErr w:type="gramEnd"/>
      <w:r w:rsidR="009315A3">
        <w:t xml:space="preserve">. </w:t>
      </w:r>
      <w:r w:rsidR="00946880">
        <w:t>Unfortunately, t</w:t>
      </w:r>
      <w:r w:rsidR="009A42C2">
        <w:t>his is not necessarily straightforward due to the structure of the items with</w:t>
      </w:r>
      <w:r w:rsidR="005727A7">
        <w:t>in</w:t>
      </w:r>
      <w:r w:rsidR="009A42C2">
        <w:t xml:space="preserve"> the object. </w:t>
      </w:r>
      <w:r w:rsidR="00946880">
        <w:t>For example, s</w:t>
      </w:r>
      <w:r w:rsidR="009315A3">
        <w:t xml:space="preserve">uppose we want to have a 1 – specificity level of 0.5, and we want to find the corresponding sensitivity and </w:t>
      </w:r>
      <w:r w:rsidR="00EB095E">
        <w:t>cut-off</w:t>
      </w:r>
      <w:r w:rsidR="009315A3">
        <w:t xml:space="preserve"> probability:</w:t>
      </w:r>
    </w:p>
    <w:p w14:paraId="75233A7B" w14:textId="77777777" w:rsidR="009315A3" w:rsidRDefault="009315A3" w:rsidP="009315A3">
      <w:pPr>
        <w:ind w:left="720"/>
      </w:pPr>
    </w:p>
    <w:p w14:paraId="638764F0" w14:textId="13711195" w:rsidR="009315A3" w:rsidRDefault="009315A3" w:rsidP="009315A3">
      <w:pPr>
        <w:pStyle w:val="R-14"/>
      </w:pPr>
      <w:r>
        <w:t xml:space="preserve">&gt; </w:t>
      </w:r>
      <w:proofErr w:type="spellStart"/>
      <w:proofErr w:type="gramStart"/>
      <w:r>
        <w:t>one.minus</w:t>
      </w:r>
      <w:proofErr w:type="gramEnd"/>
      <w:r>
        <w:t>.spec</w:t>
      </w:r>
      <w:proofErr w:type="spellEnd"/>
      <w:r w:rsidR="00AE6619">
        <w:t xml:space="preserve"> &lt;- </w:t>
      </w:r>
      <w:proofErr w:type="spellStart"/>
      <w:proofErr w:type="gramStart"/>
      <w:r>
        <w:t>save.perf@x.values</w:t>
      </w:r>
      <w:proofErr w:type="spellEnd"/>
      <w:r>
        <w:t>[</w:t>
      </w:r>
      <w:proofErr w:type="gramEnd"/>
      <w:r>
        <w:t>[1]]</w:t>
      </w:r>
    </w:p>
    <w:p w14:paraId="5C382686" w14:textId="156BF94B" w:rsidR="009315A3" w:rsidRDefault="009315A3" w:rsidP="009315A3">
      <w:pPr>
        <w:pStyle w:val="R-14"/>
      </w:pPr>
      <w:r>
        <w:t xml:space="preserve">&gt; </w:t>
      </w:r>
      <w:proofErr w:type="spellStart"/>
      <w:r>
        <w:t>sens</w:t>
      </w:r>
      <w:proofErr w:type="spellEnd"/>
      <w:r w:rsidR="00AE6619">
        <w:t xml:space="preserve"> &lt;- </w:t>
      </w:r>
      <w:proofErr w:type="spellStart"/>
      <w:proofErr w:type="gramStart"/>
      <w:r>
        <w:t>save.perf@y.values</w:t>
      </w:r>
      <w:proofErr w:type="spellEnd"/>
      <w:r>
        <w:t>[</w:t>
      </w:r>
      <w:proofErr w:type="gramEnd"/>
      <w:r>
        <w:t>[1]]</w:t>
      </w:r>
    </w:p>
    <w:p w14:paraId="712ACCA0" w14:textId="77777777" w:rsidR="009315A3" w:rsidRDefault="009315A3" w:rsidP="009315A3">
      <w:pPr>
        <w:pStyle w:val="R-14"/>
      </w:pPr>
      <w:r>
        <w:t>&gt; save.perf@alpha.name #Says cut</w:t>
      </w:r>
      <w:r w:rsidR="00EB095E">
        <w:t>-</w:t>
      </w:r>
      <w:r>
        <w:t>off probability</w:t>
      </w:r>
    </w:p>
    <w:p w14:paraId="11F91030" w14:textId="77777777" w:rsidR="009315A3" w:rsidRDefault="009315A3" w:rsidP="009315A3">
      <w:pPr>
        <w:pStyle w:val="R-14"/>
      </w:pPr>
      <w:r>
        <w:t>[1] "Cutoff"</w:t>
      </w:r>
    </w:p>
    <w:p w14:paraId="1AEEB0DF" w14:textId="54438BC5" w:rsidR="009315A3" w:rsidRDefault="009315A3" w:rsidP="009315A3">
      <w:pPr>
        <w:pStyle w:val="R-14"/>
      </w:pPr>
      <w:r>
        <w:t>&gt; cutoff</w:t>
      </w:r>
      <w:r w:rsidR="00AE6619">
        <w:t xml:space="preserve"> &lt;- </w:t>
      </w:r>
      <w:proofErr w:type="spellStart"/>
      <w:proofErr w:type="gramStart"/>
      <w:r>
        <w:t>save.perf@alpha.values</w:t>
      </w:r>
      <w:proofErr w:type="spellEnd"/>
      <w:r>
        <w:t>[</w:t>
      </w:r>
      <w:proofErr w:type="gramEnd"/>
      <w:r>
        <w:t>[1]]</w:t>
      </w:r>
    </w:p>
    <w:p w14:paraId="52040DAA" w14:textId="7F6A4BA4" w:rsidR="009315A3" w:rsidRDefault="009315A3" w:rsidP="009315A3">
      <w:pPr>
        <w:pStyle w:val="R-14"/>
      </w:pPr>
      <w:r>
        <w:t>&gt; ck</w:t>
      </w:r>
      <w:r w:rsidR="00AE6619">
        <w:t xml:space="preserve"> &lt;- </w:t>
      </w:r>
      <w:proofErr w:type="spellStart"/>
      <w:proofErr w:type="gramStart"/>
      <w:r>
        <w:t>one.minus</w:t>
      </w:r>
      <w:proofErr w:type="gramEnd"/>
      <w:r>
        <w:t>.spec</w:t>
      </w:r>
      <w:proofErr w:type="spellEnd"/>
      <w:r>
        <w:t xml:space="preserve"> &gt; 0.495 &amp; </w:t>
      </w:r>
      <w:proofErr w:type="spellStart"/>
      <w:proofErr w:type="gramStart"/>
      <w:r>
        <w:t>one.minus</w:t>
      </w:r>
      <w:proofErr w:type="gramEnd"/>
      <w:r>
        <w:t>.spec</w:t>
      </w:r>
      <w:proofErr w:type="spellEnd"/>
      <w:r>
        <w:t xml:space="preserve"> &lt; 0.505</w:t>
      </w:r>
    </w:p>
    <w:p w14:paraId="008D0482" w14:textId="77777777" w:rsidR="009315A3" w:rsidRDefault="009315A3" w:rsidP="009315A3">
      <w:pPr>
        <w:pStyle w:val="R-14"/>
      </w:pPr>
      <w:r>
        <w:t xml:space="preserve">&gt; </w:t>
      </w:r>
      <w:proofErr w:type="spellStart"/>
      <w:proofErr w:type="gramStart"/>
      <w:r>
        <w:t>data.frame</w:t>
      </w:r>
      <w:proofErr w:type="spellEnd"/>
      <w:proofErr w:type="gramEnd"/>
      <w:r>
        <w:t xml:space="preserve">(sensitivity = </w:t>
      </w:r>
      <w:proofErr w:type="spellStart"/>
      <w:r>
        <w:t>sens</w:t>
      </w:r>
      <w:proofErr w:type="spellEnd"/>
      <w:r>
        <w:t xml:space="preserve">[ck], </w:t>
      </w:r>
      <w:proofErr w:type="spellStart"/>
      <w:proofErr w:type="gramStart"/>
      <w:r>
        <w:t>one.minus</w:t>
      </w:r>
      <w:proofErr w:type="gramEnd"/>
      <w:r>
        <w:t>.specificity</w:t>
      </w:r>
      <w:proofErr w:type="spellEnd"/>
      <w:r>
        <w:t xml:space="preserve"> </w:t>
      </w:r>
    </w:p>
    <w:p w14:paraId="3CF2A939" w14:textId="77777777" w:rsidR="009315A3" w:rsidRDefault="009315A3" w:rsidP="009315A3">
      <w:pPr>
        <w:pStyle w:val="R-14"/>
      </w:pPr>
      <w:r>
        <w:t xml:space="preserve">    = </w:t>
      </w:r>
      <w:proofErr w:type="spellStart"/>
      <w:proofErr w:type="gramStart"/>
      <w:r>
        <w:t>one.minus</w:t>
      </w:r>
      <w:proofErr w:type="gramEnd"/>
      <w:r>
        <w:t>.spec</w:t>
      </w:r>
      <w:proofErr w:type="spellEnd"/>
      <w:r>
        <w:t>[ck], cutoff = cutoff[ck])</w:t>
      </w:r>
    </w:p>
    <w:p w14:paraId="4452B9D0" w14:textId="77777777" w:rsidR="009315A3" w:rsidRDefault="009315A3" w:rsidP="009315A3">
      <w:pPr>
        <w:pStyle w:val="R-14"/>
      </w:pPr>
      <w:r>
        <w:t xml:space="preserve">  sensitivity </w:t>
      </w:r>
      <w:proofErr w:type="spellStart"/>
      <w:proofErr w:type="gramStart"/>
      <w:r>
        <w:t>one.minus</w:t>
      </w:r>
      <w:proofErr w:type="gramEnd"/>
      <w:r>
        <w:t>.specificity</w:t>
      </w:r>
      <w:proofErr w:type="spellEnd"/>
      <w:r>
        <w:t xml:space="preserve">    cutoff</w:t>
      </w:r>
    </w:p>
    <w:p w14:paraId="34AF3828" w14:textId="77777777" w:rsidR="009315A3" w:rsidRDefault="009315A3" w:rsidP="009315A3">
      <w:pPr>
        <w:pStyle w:val="R-14"/>
      </w:pPr>
      <w:r>
        <w:lastRenderedPageBreak/>
        <w:t>1   0.9057052             0.4969325 0.7113763</w:t>
      </w:r>
    </w:p>
    <w:p w14:paraId="410A16F8" w14:textId="77777777" w:rsidR="009315A3" w:rsidRDefault="009315A3" w:rsidP="009315A3">
      <w:pPr>
        <w:pStyle w:val="R-14"/>
      </w:pPr>
      <w:r>
        <w:t>2   0.9064976             0.4969325 0.7108955</w:t>
      </w:r>
    </w:p>
    <w:p w14:paraId="3B200A07" w14:textId="77777777" w:rsidR="009315A3" w:rsidRDefault="009315A3" w:rsidP="009315A3">
      <w:pPr>
        <w:pStyle w:val="R-14"/>
      </w:pPr>
      <w:r>
        <w:t>3   0.9072900             0.4969325 0.7103665</w:t>
      </w:r>
    </w:p>
    <w:p w14:paraId="572D7187" w14:textId="77777777" w:rsidR="009315A3" w:rsidRDefault="009315A3" w:rsidP="009315A3">
      <w:pPr>
        <w:pStyle w:val="R-14"/>
      </w:pPr>
      <w:r>
        <w:t>4   0.9080824             0.4969325 0.7097014</w:t>
      </w:r>
    </w:p>
    <w:p w14:paraId="056930B9" w14:textId="77777777" w:rsidR="009315A3" w:rsidRDefault="009315A3" w:rsidP="009315A3">
      <w:pPr>
        <w:pStyle w:val="R-14"/>
      </w:pPr>
      <w:r>
        <w:t>5   0.9080824             0.5030675 0.7087017</w:t>
      </w:r>
    </w:p>
    <w:p w14:paraId="2F7ED32B" w14:textId="77777777" w:rsidR="009315A3" w:rsidRDefault="009315A3" w:rsidP="009315A3">
      <w:pPr>
        <w:pStyle w:val="R-14"/>
      </w:pPr>
      <w:r>
        <w:t>6   0.9088748             0.5030675 0.7084985</w:t>
      </w:r>
    </w:p>
    <w:p w14:paraId="2F77E7AC" w14:textId="77777777" w:rsidR="009315A3" w:rsidRDefault="009315A3" w:rsidP="009315A3">
      <w:pPr>
        <w:pStyle w:val="R-14"/>
      </w:pPr>
      <w:r>
        <w:t>7   0.9096672             0.5030675 0.7063810</w:t>
      </w:r>
    </w:p>
    <w:p w14:paraId="25FF7D2A" w14:textId="77777777" w:rsidR="00BB7E81" w:rsidRDefault="00BB7E81" w:rsidP="00BB7E81"/>
    <w:p w14:paraId="55717944" w14:textId="77777777" w:rsidR="009315A3" w:rsidRDefault="009A42C2" w:rsidP="009A42C2">
      <w:pPr>
        <w:ind w:left="720"/>
      </w:pPr>
      <w:r>
        <w:t>Thus, the corresponding sensitivity is 0.9081</w:t>
      </w:r>
      <w:r w:rsidR="00946880">
        <w:t>,</w:t>
      </w:r>
      <w:r>
        <w:t xml:space="preserve"> and the </w:t>
      </w:r>
      <w:r w:rsidR="00EB095E">
        <w:t>cut-off</w:t>
      </w:r>
      <w:r>
        <w:t xml:space="preserve"> probability is approximately 0.709. </w:t>
      </w:r>
      <w:r w:rsidR="009315A3">
        <w:t>The</w:t>
      </w:r>
      <w:r w:rsidR="00946880">
        <w:t xml:space="preserve"> objects</w:t>
      </w:r>
      <w:r w:rsidR="009315A3">
        <w:t xml:space="preserve"> </w:t>
      </w:r>
      <w:proofErr w:type="spellStart"/>
      <w:r w:rsidR="009315A3" w:rsidRPr="00960D12">
        <w:rPr>
          <w:rFonts w:ascii="Courier New" w:hAnsi="Courier New" w:cs="Courier New"/>
        </w:rPr>
        <w:t>save.perf@x.values</w:t>
      </w:r>
      <w:proofErr w:type="spellEnd"/>
      <w:r w:rsidR="009315A3">
        <w:t xml:space="preserve">, </w:t>
      </w:r>
      <w:proofErr w:type="spellStart"/>
      <w:r w:rsidR="009315A3" w:rsidRPr="00960D12">
        <w:rPr>
          <w:rFonts w:ascii="Courier New" w:hAnsi="Courier New" w:cs="Courier New"/>
        </w:rPr>
        <w:t>save.perf@y.values</w:t>
      </w:r>
      <w:proofErr w:type="spellEnd"/>
      <w:r w:rsidR="009315A3">
        <w:t xml:space="preserve">, and </w:t>
      </w:r>
      <w:proofErr w:type="spellStart"/>
      <w:r w:rsidR="009315A3" w:rsidRPr="00960D12">
        <w:rPr>
          <w:rFonts w:ascii="Courier New" w:hAnsi="Courier New" w:cs="Courier New"/>
        </w:rPr>
        <w:t>save.perf@alpha.values</w:t>
      </w:r>
      <w:proofErr w:type="spellEnd"/>
      <w:r w:rsidR="009315A3">
        <w:t xml:space="preserve"> are lists without named components (look at these lists on your own). The numerical values are stored in the first component of the list, so I created nicely named objects </w:t>
      </w:r>
      <w:r w:rsidR="00946880">
        <w:t xml:space="preserve">to help identify </w:t>
      </w:r>
      <w:r w:rsidR="009315A3">
        <w:t xml:space="preserve">them. Also, the </w:t>
      </w:r>
      <w:r w:rsidR="009315A3" w:rsidRPr="00960D12">
        <w:rPr>
          <w:rFonts w:ascii="Courier New" w:hAnsi="Courier New" w:cs="Courier New"/>
        </w:rPr>
        <w:t>save.perf@alpha.name</w:t>
      </w:r>
      <w:r w:rsidR="00960D12">
        <w:t xml:space="preserve"> gives a name of “</w:t>
      </w:r>
      <w:r w:rsidR="005727A7">
        <w:t>Cut</w:t>
      </w:r>
      <w:r w:rsidR="00EB095E">
        <w:t>off</w:t>
      </w:r>
      <w:r w:rsidR="00960D12">
        <w:t xml:space="preserve">” meaning that the corresponding </w:t>
      </w:r>
      <w:r w:rsidR="00EB095E">
        <w:t>cut-off</w:t>
      </w:r>
      <w:r w:rsidR="00960D12">
        <w:t xml:space="preserve"> probabilities for the sensitivity and 1 – specificity values are stored in </w:t>
      </w:r>
      <w:proofErr w:type="spellStart"/>
      <w:r w:rsidR="00960D12" w:rsidRPr="00960D12">
        <w:rPr>
          <w:rFonts w:ascii="Courier New" w:hAnsi="Courier New" w:cs="Courier New"/>
        </w:rPr>
        <w:t>save.perf@alpha.values</w:t>
      </w:r>
      <w:proofErr w:type="spellEnd"/>
      <w:r w:rsidR="00960D12">
        <w:t xml:space="preserve">. </w:t>
      </w:r>
    </w:p>
    <w:p w14:paraId="7D460AB4" w14:textId="77777777" w:rsidR="00303C32" w:rsidRDefault="00303C32" w:rsidP="00BB7E81">
      <w:pPr>
        <w:ind w:left="720"/>
      </w:pPr>
    </w:p>
    <w:p w14:paraId="031595E7" w14:textId="77777777" w:rsidR="00BB7E81" w:rsidRDefault="00BB7E81" w:rsidP="00BB7E81">
      <w:pPr>
        <w:ind w:left="720"/>
      </w:pPr>
      <w:r>
        <w:t xml:space="preserve">A more useful version of the </w:t>
      </w:r>
      <w:r w:rsidR="00960D12">
        <w:t xml:space="preserve">ROC </w:t>
      </w:r>
      <w:r>
        <w:t xml:space="preserve">plot is shown below. The </w:t>
      </w:r>
      <w:r w:rsidRPr="00BB7E81">
        <w:rPr>
          <w:rFonts w:ascii="Courier New" w:hAnsi="Courier New" w:cs="Courier New"/>
        </w:rPr>
        <w:t>colorize</w:t>
      </w:r>
      <w:r>
        <w:t xml:space="preserve"> and </w:t>
      </w:r>
      <w:r w:rsidRPr="00BB7E81">
        <w:rPr>
          <w:rFonts w:ascii="Courier New" w:hAnsi="Courier New" w:cs="Courier New"/>
        </w:rPr>
        <w:t>print.cuttoff.at</w:t>
      </w:r>
      <w:r>
        <w:t xml:space="preserve"> arguments allow for information about the </w:t>
      </w:r>
      <w:r w:rsidR="00EB095E">
        <w:t>cut-off</w:t>
      </w:r>
      <w:r>
        <w:t xml:space="preserve"> probabilities to be included on the plot.</w:t>
      </w:r>
    </w:p>
    <w:p w14:paraId="6E2471CB" w14:textId="77777777" w:rsidR="00BB7E81" w:rsidRDefault="00BB7E81" w:rsidP="00BB7E81">
      <w:pPr>
        <w:ind w:left="720"/>
      </w:pPr>
    </w:p>
    <w:p w14:paraId="072E5F67" w14:textId="77777777" w:rsidR="00BB7E81" w:rsidRDefault="00BB7E81" w:rsidP="00BB7E81">
      <w:pPr>
        <w:pStyle w:val="R-14"/>
      </w:pPr>
      <w:r>
        <w:t xml:space="preserve">&gt; </w:t>
      </w:r>
      <w:proofErr w:type="gramStart"/>
      <w:r>
        <w:t>plot(</w:t>
      </w:r>
      <w:proofErr w:type="spellStart"/>
      <w:r>
        <w:t>save.perf</w:t>
      </w:r>
      <w:proofErr w:type="spellEnd"/>
      <w:proofErr w:type="gramEnd"/>
      <w:r>
        <w:t xml:space="preserve">, colorize = TRUE, print.cutoffs.at = </w:t>
      </w:r>
    </w:p>
    <w:p w14:paraId="190EB721" w14:textId="77777777" w:rsidR="00BB7E81" w:rsidRDefault="00BB7E81" w:rsidP="00BB7E81">
      <w:pPr>
        <w:pStyle w:val="R-14"/>
      </w:pPr>
      <w:r>
        <w:t xml:space="preserve">    </w:t>
      </w:r>
      <w:proofErr w:type="gramStart"/>
      <w:r>
        <w:t>seq(</w:t>
      </w:r>
      <w:proofErr w:type="gramEnd"/>
      <w:r>
        <w:t xml:space="preserve">from = 0.3, to = 0.9, by = 0.1), main = "ROC curve </w:t>
      </w:r>
    </w:p>
    <w:p w14:paraId="6494361E" w14:textId="77777777" w:rsidR="00BB7E81" w:rsidRDefault="00BB7E81" w:rsidP="00BB7E81">
      <w:pPr>
        <w:pStyle w:val="R-14"/>
      </w:pPr>
      <w:r>
        <w:t xml:space="preserve">    for placekicking data")</w:t>
      </w:r>
    </w:p>
    <w:p w14:paraId="24ED0187" w14:textId="77777777" w:rsidR="00BB7E81" w:rsidRDefault="00BB7E81" w:rsidP="00BB7E81">
      <w:pPr>
        <w:pStyle w:val="R-14"/>
      </w:pPr>
      <w:r>
        <w:t xml:space="preserve">&gt; </w:t>
      </w:r>
      <w:proofErr w:type="gramStart"/>
      <w:r>
        <w:t>grid(</w:t>
      </w:r>
      <w:proofErr w:type="gramEnd"/>
      <w:r>
        <w:t>)</w:t>
      </w:r>
    </w:p>
    <w:p w14:paraId="33606FB6" w14:textId="77777777" w:rsidR="00BB7E81" w:rsidRDefault="00BB7E81" w:rsidP="00AC346B">
      <w:pPr>
        <w:ind w:left="720"/>
      </w:pPr>
      <w:r>
        <w:rPr>
          <w:noProof/>
        </w:rPr>
        <w:lastRenderedPageBreak/>
        <w:drawing>
          <wp:inline distT="0" distB="0" distL="0" distR="0" wp14:anchorId="6259623D" wp14:editId="16B56818">
            <wp:extent cx="5614670" cy="5598795"/>
            <wp:effectExtent l="0" t="0" r="5080" b="0"/>
            <wp:docPr id="9" name="Picture 9" descr="ROC curve plot with cutoff prob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ROC curve plot with cutoff probabilities"/>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614670" cy="5598795"/>
                    </a:xfrm>
                    <a:prstGeom prst="rect">
                      <a:avLst/>
                    </a:prstGeom>
                    <a:noFill/>
                    <a:ln>
                      <a:noFill/>
                    </a:ln>
                  </pic:spPr>
                </pic:pic>
              </a:graphicData>
            </a:graphic>
          </wp:inline>
        </w:drawing>
      </w:r>
    </w:p>
    <w:p w14:paraId="15AA6087" w14:textId="77777777" w:rsidR="00BF3863" w:rsidRDefault="00BF3863" w:rsidP="00AC346B">
      <w:pPr>
        <w:ind w:left="720"/>
      </w:pPr>
      <w:r>
        <w:t>The ROC curve for the validation data is:</w:t>
      </w:r>
    </w:p>
    <w:p w14:paraId="4445D27D" w14:textId="77777777" w:rsidR="00303C32" w:rsidRDefault="00303C32" w:rsidP="00AC346B">
      <w:pPr>
        <w:ind w:left="720"/>
      </w:pPr>
    </w:p>
    <w:p w14:paraId="7CEAD080" w14:textId="140DADE4" w:rsidR="00BF3863" w:rsidRDefault="00BF3863" w:rsidP="00BF3863">
      <w:pPr>
        <w:pStyle w:val="R-14"/>
      </w:pPr>
      <w:r>
        <w:t xml:space="preserve">&gt; </w:t>
      </w:r>
      <w:proofErr w:type="spellStart"/>
      <w:proofErr w:type="gramStart"/>
      <w:r>
        <w:t>save.pred</w:t>
      </w:r>
      <w:proofErr w:type="gramEnd"/>
      <w:r>
        <w:t>.v</w:t>
      </w:r>
      <w:proofErr w:type="spellEnd"/>
      <w:r w:rsidR="00AE6619">
        <w:t xml:space="preserve"> &lt;- </w:t>
      </w:r>
      <w:proofErr w:type="gramStart"/>
      <w:r>
        <w:t>prediction(</w:t>
      </w:r>
      <w:proofErr w:type="gramEnd"/>
      <w:r>
        <w:t xml:space="preserve">predictions = </w:t>
      </w:r>
      <w:proofErr w:type="spellStart"/>
      <w:proofErr w:type="gramStart"/>
      <w:r>
        <w:t>pi.hat.v</w:t>
      </w:r>
      <w:proofErr w:type="spellEnd"/>
      <w:proofErr w:type="gramEnd"/>
      <w:r>
        <w:t xml:space="preserve">, labels = </w:t>
      </w:r>
      <w:proofErr w:type="gramStart"/>
      <w:r>
        <w:t>valid[</w:t>
      </w:r>
      <w:proofErr w:type="gramEnd"/>
      <w:r>
        <w:t>,9])</w:t>
      </w:r>
    </w:p>
    <w:p w14:paraId="574DC6F1" w14:textId="18BD4DDF" w:rsidR="00BF3863" w:rsidRDefault="00BF3863" w:rsidP="00BF3863">
      <w:pPr>
        <w:pStyle w:val="R-14"/>
      </w:pPr>
      <w:r>
        <w:t xml:space="preserve">&gt; </w:t>
      </w:r>
      <w:proofErr w:type="spellStart"/>
      <w:proofErr w:type="gramStart"/>
      <w:r>
        <w:t>save.perf</w:t>
      </w:r>
      <w:proofErr w:type="gramEnd"/>
      <w:r>
        <w:t>.v</w:t>
      </w:r>
      <w:proofErr w:type="spellEnd"/>
      <w:r w:rsidR="00AE6619">
        <w:t xml:space="preserve"> &lt;- </w:t>
      </w:r>
      <w:proofErr w:type="gramStart"/>
      <w:r>
        <w:t>performance(</w:t>
      </w:r>
      <w:proofErr w:type="gramEnd"/>
      <w:r>
        <w:t xml:space="preserve">prediction.obj = </w:t>
      </w:r>
      <w:proofErr w:type="spellStart"/>
      <w:proofErr w:type="gramStart"/>
      <w:r>
        <w:t>save.pred</w:t>
      </w:r>
      <w:proofErr w:type="gramEnd"/>
      <w:r>
        <w:t>.v</w:t>
      </w:r>
      <w:proofErr w:type="spellEnd"/>
      <w:r>
        <w:t xml:space="preserve">, </w:t>
      </w:r>
    </w:p>
    <w:p w14:paraId="5DD602E9" w14:textId="55860A9A" w:rsidR="00BF3863" w:rsidRDefault="00BF3863" w:rsidP="00BF3863">
      <w:pPr>
        <w:pStyle w:val="R-14"/>
      </w:pPr>
      <w:r>
        <w:t xml:space="preserve">    </w:t>
      </w:r>
      <w:r w:rsidR="00F60083">
        <w:t xml:space="preserve">measure = </w:t>
      </w:r>
      <w:r>
        <w:t>"</w:t>
      </w:r>
      <w:proofErr w:type="spellStart"/>
      <w:r>
        <w:t>sens</w:t>
      </w:r>
      <w:proofErr w:type="spellEnd"/>
      <w:r>
        <w:t xml:space="preserve">", </w:t>
      </w:r>
      <w:proofErr w:type="spellStart"/>
      <w:proofErr w:type="gramStart"/>
      <w:r w:rsidR="00F60083">
        <w:t>x.measure</w:t>
      </w:r>
      <w:proofErr w:type="spellEnd"/>
      <w:proofErr w:type="gramEnd"/>
      <w:r w:rsidR="00F60083">
        <w:t xml:space="preserve"> = </w:t>
      </w:r>
      <w:r>
        <w:t>"</w:t>
      </w:r>
      <w:proofErr w:type="spellStart"/>
      <w:r>
        <w:t>fpr</w:t>
      </w:r>
      <w:proofErr w:type="spellEnd"/>
      <w:r>
        <w:t>")</w:t>
      </w:r>
    </w:p>
    <w:p w14:paraId="763A8C0B" w14:textId="77777777" w:rsidR="00BF3863" w:rsidRDefault="00BF3863" w:rsidP="00BF3863">
      <w:pPr>
        <w:pStyle w:val="R-14"/>
      </w:pPr>
      <w:r>
        <w:t xml:space="preserve">&gt; </w:t>
      </w:r>
      <w:proofErr w:type="gramStart"/>
      <w:r>
        <w:t>plot(</w:t>
      </w:r>
      <w:proofErr w:type="spellStart"/>
      <w:r>
        <w:t>save.perf</w:t>
      </w:r>
      <w:proofErr w:type="gramEnd"/>
      <w:r>
        <w:t>.v</w:t>
      </w:r>
      <w:proofErr w:type="spellEnd"/>
      <w:r>
        <w:t>, main = "ROC curve for validation data",</w:t>
      </w:r>
    </w:p>
    <w:p w14:paraId="3F1B7550" w14:textId="77777777" w:rsidR="00BF3863" w:rsidRDefault="00BF3863" w:rsidP="00BF3863">
      <w:pPr>
        <w:pStyle w:val="R-14"/>
      </w:pPr>
      <w:r>
        <w:t xml:space="preserve">    colorize = TRUE, print.cutoffs.at = </w:t>
      </w:r>
      <w:proofErr w:type="gramStart"/>
      <w:r>
        <w:t>seq(</w:t>
      </w:r>
      <w:proofErr w:type="gramEnd"/>
      <w:r>
        <w:t xml:space="preserve">from = 0.3, to </w:t>
      </w:r>
    </w:p>
    <w:p w14:paraId="1B704685" w14:textId="77777777" w:rsidR="00BF3863" w:rsidRDefault="00BF3863" w:rsidP="00BF3863">
      <w:pPr>
        <w:pStyle w:val="R-14"/>
      </w:pPr>
      <w:r>
        <w:t xml:space="preserve">    = 0.9, by = 0.1))</w:t>
      </w:r>
    </w:p>
    <w:p w14:paraId="3D4E2898" w14:textId="77777777" w:rsidR="00BF3863" w:rsidRDefault="00BF3863" w:rsidP="00BF3863">
      <w:pPr>
        <w:pStyle w:val="R-14"/>
      </w:pPr>
      <w:r>
        <w:t xml:space="preserve">&gt; </w:t>
      </w:r>
      <w:proofErr w:type="gramStart"/>
      <w:r>
        <w:t>grid(</w:t>
      </w:r>
      <w:proofErr w:type="gramEnd"/>
      <w:r>
        <w:t>)</w:t>
      </w:r>
    </w:p>
    <w:p w14:paraId="7A78259C" w14:textId="77777777" w:rsidR="00BF3863" w:rsidRDefault="00BF3863" w:rsidP="00AC346B">
      <w:pPr>
        <w:ind w:left="720"/>
      </w:pPr>
      <w:r>
        <w:rPr>
          <w:noProof/>
        </w:rPr>
        <w:lastRenderedPageBreak/>
        <w:drawing>
          <wp:inline distT="0" distB="0" distL="0" distR="0" wp14:anchorId="0AE40E0E" wp14:editId="26C9CE49">
            <wp:extent cx="5614670" cy="5598795"/>
            <wp:effectExtent l="0" t="0" r="5080" b="0"/>
            <wp:docPr id="10" name="Picture 10" descr="ROC curve plot with cutoff probabilities; using validatio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ROC curve plot with cutoff probabilities; using validation data"/>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614670" cy="5598795"/>
                    </a:xfrm>
                    <a:prstGeom prst="rect">
                      <a:avLst/>
                    </a:prstGeom>
                    <a:noFill/>
                    <a:ln>
                      <a:noFill/>
                    </a:ln>
                  </pic:spPr>
                </pic:pic>
              </a:graphicData>
            </a:graphic>
          </wp:inline>
        </w:drawing>
      </w:r>
    </w:p>
    <w:p w14:paraId="6E47BC11" w14:textId="77777777" w:rsidR="001D2F30" w:rsidRDefault="001D2F30">
      <w:pPr>
        <w:rPr>
          <w:noProof/>
        </w:rPr>
      </w:pPr>
    </w:p>
    <w:p w14:paraId="5106D5AE" w14:textId="77777777" w:rsidR="00DE6968" w:rsidRDefault="00DE6968" w:rsidP="00DE6968">
      <w:pPr>
        <w:ind w:left="720"/>
        <w:rPr>
          <w:noProof/>
        </w:rPr>
      </w:pPr>
      <w:r>
        <w:rPr>
          <w:noProof/>
        </w:rPr>
        <w:t xml:space="preserve">Other plots can be created with using information obtained by the </w:t>
      </w:r>
      <w:r w:rsidRPr="00303C32">
        <w:rPr>
          <w:rFonts w:ascii="Courier New" w:hAnsi="Courier New" w:cs="Courier New"/>
          <w:noProof/>
        </w:rPr>
        <w:t>performance()</w:t>
      </w:r>
      <w:r>
        <w:rPr>
          <w:noProof/>
        </w:rPr>
        <w:t xml:space="preserve"> function. For example, below is a plot of the sensitivity vs. the </w:t>
      </w:r>
      <w:r w:rsidR="00EB095E">
        <w:rPr>
          <w:noProof/>
        </w:rPr>
        <w:t>cut-off</w:t>
      </w:r>
      <w:r>
        <w:rPr>
          <w:noProof/>
        </w:rPr>
        <w:t xml:space="preserve"> probabilities: </w:t>
      </w:r>
    </w:p>
    <w:p w14:paraId="0E4057A5" w14:textId="77777777" w:rsidR="00DE6968" w:rsidRDefault="00DE6968" w:rsidP="00DE6968">
      <w:pPr>
        <w:ind w:left="720"/>
        <w:rPr>
          <w:noProof/>
        </w:rPr>
      </w:pPr>
    </w:p>
    <w:p w14:paraId="556F09D7" w14:textId="75D30C60" w:rsidR="00DE6968" w:rsidRDefault="00DE6968" w:rsidP="00DE6968">
      <w:pPr>
        <w:pStyle w:val="R-14"/>
        <w:rPr>
          <w:noProof/>
        </w:rPr>
      </w:pPr>
      <w:r>
        <w:rPr>
          <w:noProof/>
        </w:rPr>
        <w:t>&gt; save.perf2</w:t>
      </w:r>
      <w:r w:rsidR="00AE6619">
        <w:rPr>
          <w:noProof/>
        </w:rPr>
        <w:t xml:space="preserve"> &lt;- </w:t>
      </w:r>
      <w:r>
        <w:rPr>
          <w:noProof/>
        </w:rPr>
        <w:t xml:space="preserve">performance(prediction.obj = save.pred, </w:t>
      </w:r>
    </w:p>
    <w:p w14:paraId="1FD96017" w14:textId="162FD27A" w:rsidR="00DE6968" w:rsidRDefault="00DE6968" w:rsidP="00DE6968">
      <w:pPr>
        <w:pStyle w:val="R-14"/>
        <w:rPr>
          <w:noProof/>
        </w:rPr>
      </w:pPr>
      <w:r>
        <w:rPr>
          <w:noProof/>
        </w:rPr>
        <w:t xml:space="preserve">    </w:t>
      </w:r>
      <w:r w:rsidR="00352C9A">
        <w:rPr>
          <w:noProof/>
        </w:rPr>
        <w:t xml:space="preserve">measure = </w:t>
      </w:r>
      <w:r>
        <w:rPr>
          <w:noProof/>
        </w:rPr>
        <w:t>"sens"</w:t>
      </w:r>
      <w:r w:rsidR="000D301D" w:rsidRPr="000D301D">
        <w:rPr>
          <w:noProof/>
        </w:rPr>
        <w:t>, x.measure = "cutoff"</w:t>
      </w:r>
      <w:r>
        <w:rPr>
          <w:noProof/>
        </w:rPr>
        <w:t>)</w:t>
      </w:r>
    </w:p>
    <w:p w14:paraId="53313725" w14:textId="77777777" w:rsidR="00352C9A" w:rsidRDefault="00352C9A" w:rsidP="00352C9A">
      <w:pPr>
        <w:pStyle w:val="R-14"/>
        <w:rPr>
          <w:noProof/>
        </w:rPr>
      </w:pPr>
      <w:r>
        <w:rPr>
          <w:noProof/>
        </w:rPr>
        <w:t>&gt; slotNames(save.perf2)</w:t>
      </w:r>
    </w:p>
    <w:p w14:paraId="70B860D7" w14:textId="77777777" w:rsidR="00352C9A" w:rsidRDefault="00352C9A" w:rsidP="00352C9A">
      <w:pPr>
        <w:pStyle w:val="R-14"/>
        <w:rPr>
          <w:noProof/>
        </w:rPr>
      </w:pPr>
      <w:r>
        <w:rPr>
          <w:noProof/>
        </w:rPr>
        <w:t xml:space="preserve">[1] "x.name"       "y.name"       "alpha.name"   "x.values"   </w:t>
      </w:r>
    </w:p>
    <w:p w14:paraId="18BC911D" w14:textId="1A885576" w:rsidR="00352C9A" w:rsidRDefault="00352C9A" w:rsidP="00352C9A">
      <w:pPr>
        <w:pStyle w:val="R-14"/>
        <w:rPr>
          <w:noProof/>
        </w:rPr>
      </w:pPr>
      <w:r>
        <w:rPr>
          <w:noProof/>
        </w:rPr>
        <w:t>[5] "y.values"     "alpha.values"</w:t>
      </w:r>
    </w:p>
    <w:p w14:paraId="714803CE" w14:textId="77777777" w:rsidR="00DE6968" w:rsidRDefault="00DE6968" w:rsidP="00DE6968">
      <w:pPr>
        <w:pStyle w:val="R-14"/>
        <w:rPr>
          <w:noProof/>
        </w:rPr>
      </w:pPr>
      <w:r>
        <w:rPr>
          <w:noProof/>
        </w:rPr>
        <w:t xml:space="preserve">&gt; plot(save.perf2, main = "Sensitivity vs. cutoff </w:t>
      </w:r>
    </w:p>
    <w:p w14:paraId="72C6F18A" w14:textId="77777777" w:rsidR="00DE6968" w:rsidRDefault="00DE6968" w:rsidP="00DE6968">
      <w:pPr>
        <w:pStyle w:val="R-14"/>
        <w:rPr>
          <w:noProof/>
        </w:rPr>
      </w:pPr>
      <w:r>
        <w:rPr>
          <w:noProof/>
        </w:rPr>
        <w:lastRenderedPageBreak/>
        <w:t xml:space="preserve">    probabilities")</w:t>
      </w:r>
    </w:p>
    <w:p w14:paraId="552D3723" w14:textId="77777777" w:rsidR="00E443D0" w:rsidRDefault="00DE6968" w:rsidP="00E443D0">
      <w:pPr>
        <w:pStyle w:val="R-14"/>
        <w:rPr>
          <w:noProof/>
        </w:rPr>
      </w:pPr>
      <w:r>
        <w:rPr>
          <w:noProof/>
        </w:rPr>
        <w:t>&gt; grid()</w:t>
      </w:r>
    </w:p>
    <w:p w14:paraId="42A92B3B" w14:textId="77777777" w:rsidR="00DE6968" w:rsidRDefault="00DE6968" w:rsidP="00E443D0">
      <w:pPr>
        <w:pStyle w:val="R-14"/>
        <w:ind w:left="0"/>
        <w:jc w:val="center"/>
        <w:rPr>
          <w:noProof/>
        </w:rPr>
      </w:pPr>
      <w:r>
        <w:rPr>
          <w:noProof/>
        </w:rPr>
        <w:drawing>
          <wp:inline distT="0" distB="0" distL="0" distR="0" wp14:anchorId="00D04D3C" wp14:editId="70BFB0AC">
            <wp:extent cx="5614670" cy="5598795"/>
            <wp:effectExtent l="0" t="0" r="0" b="0"/>
            <wp:docPr id="13" name="Picture 13" descr="Sensitivity vs. cutoff prob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ensitivity vs. cutoff probabilities"/>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614670" cy="5598795"/>
                    </a:xfrm>
                    <a:prstGeom prst="rect">
                      <a:avLst/>
                    </a:prstGeom>
                    <a:noFill/>
                    <a:ln>
                      <a:noFill/>
                    </a:ln>
                  </pic:spPr>
                </pic:pic>
              </a:graphicData>
            </a:graphic>
          </wp:inline>
        </w:drawing>
      </w:r>
    </w:p>
    <w:p w14:paraId="6EEC5763" w14:textId="77777777" w:rsidR="00CF7181" w:rsidRDefault="00CF7181" w:rsidP="00E443D0">
      <w:pPr>
        <w:pStyle w:val="R-14"/>
        <w:ind w:left="0"/>
        <w:jc w:val="center"/>
        <w:rPr>
          <w:noProof/>
        </w:rPr>
      </w:pPr>
    </w:p>
    <w:p w14:paraId="4CEF0EB3" w14:textId="0AA36BF5" w:rsidR="003C667F" w:rsidRDefault="008E5C22" w:rsidP="00CB3E2D">
      <w:pPr>
        <w:ind w:left="720"/>
        <w:rPr>
          <w:noProof/>
        </w:rPr>
      </w:pPr>
      <w:r>
        <w:rPr>
          <w:noProof/>
        </w:rPr>
        <w:t>Based on all of the calculations so far, w</w:t>
      </w:r>
      <w:r w:rsidR="00CF7181">
        <w:rPr>
          <w:noProof/>
        </w:rPr>
        <w:t xml:space="preserve">hat </w:t>
      </w:r>
      <w:r w:rsidR="00EB095E">
        <w:rPr>
          <w:noProof/>
        </w:rPr>
        <w:t>cut-off</w:t>
      </w:r>
      <w:r w:rsidR="00CF7181">
        <w:rPr>
          <w:noProof/>
        </w:rPr>
        <w:t xml:space="preserve"> probability should be used with the placekicking data? I do not think there is one correct answer here. </w:t>
      </w:r>
    </w:p>
    <w:p w14:paraId="0A13CE09" w14:textId="77777777" w:rsidR="00EF4BBF" w:rsidRDefault="00EF4BBF" w:rsidP="00DE6968">
      <w:pPr>
        <w:jc w:val="center"/>
        <w:rPr>
          <w:noProof/>
        </w:rPr>
      </w:pPr>
    </w:p>
    <w:p w14:paraId="293EECC9" w14:textId="77777777" w:rsidR="00CB3E2D" w:rsidRDefault="00CB3E2D" w:rsidP="00DE6968">
      <w:pPr>
        <w:jc w:val="center"/>
        <w:rPr>
          <w:noProof/>
        </w:rPr>
      </w:pPr>
    </w:p>
    <w:p w14:paraId="34D3DD0D" w14:textId="77777777" w:rsidR="00BF3863" w:rsidRDefault="001D2F30" w:rsidP="001D2F30">
      <w:pPr>
        <w:ind w:left="720"/>
        <w:rPr>
          <w:noProof/>
        </w:rPr>
      </w:pPr>
      <w:r>
        <w:rPr>
          <w:noProof/>
        </w:rPr>
        <w:t>There are often situations whe</w:t>
      </w:r>
      <w:r w:rsidR="00EF4BBF">
        <w:rPr>
          <w:noProof/>
        </w:rPr>
        <w:t>n</w:t>
      </w:r>
      <w:r>
        <w:rPr>
          <w:noProof/>
        </w:rPr>
        <w:t xml:space="preserve"> you have more than one classification method</w:t>
      </w:r>
      <w:r w:rsidR="00EF4BBF">
        <w:rPr>
          <w:noProof/>
        </w:rPr>
        <w:t xml:space="preserve">, and you would like to compare their </w:t>
      </w:r>
      <w:r>
        <w:rPr>
          <w:noProof/>
        </w:rPr>
        <w:t>ROC curve</w:t>
      </w:r>
      <w:r w:rsidR="00EF4BBF">
        <w:rPr>
          <w:noProof/>
        </w:rPr>
        <w:t>s to determine which is better</w:t>
      </w:r>
      <w:r>
        <w:rPr>
          <w:noProof/>
        </w:rPr>
        <w:t xml:space="preserve">. </w:t>
      </w:r>
      <w:r w:rsidR="00CB722B">
        <w:rPr>
          <w:noProof/>
        </w:rPr>
        <w:t>An</w:t>
      </w:r>
      <w:r>
        <w:rPr>
          <w:noProof/>
        </w:rPr>
        <w:t xml:space="preserve"> overall </w:t>
      </w:r>
      <w:r>
        <w:rPr>
          <w:noProof/>
        </w:rPr>
        <w:lastRenderedPageBreak/>
        <w:t xml:space="preserve">measure of which classification method is best </w:t>
      </w:r>
      <w:r w:rsidR="00CB722B">
        <w:rPr>
          <w:noProof/>
        </w:rPr>
        <w:t>is</w:t>
      </w:r>
      <w:r>
        <w:rPr>
          <w:noProof/>
        </w:rPr>
        <w:t xml:space="preserve"> the area underneath the ROC curves. The method with the most area corresponds to the “best” classification method</w:t>
      </w:r>
      <w:r w:rsidR="00BF3863">
        <w:rPr>
          <w:noProof/>
        </w:rPr>
        <w:t xml:space="preserve"> (without taking into account specifically desired sensitivit</w:t>
      </w:r>
      <w:r w:rsidR="00D85585">
        <w:rPr>
          <w:noProof/>
        </w:rPr>
        <w:t>y or false positive rate levels</w:t>
      </w:r>
      <w:r w:rsidR="00BF3863">
        <w:rPr>
          <w:noProof/>
        </w:rPr>
        <w:t>)</w:t>
      </w:r>
      <w:r>
        <w:rPr>
          <w:noProof/>
        </w:rPr>
        <w:t>.</w:t>
      </w:r>
      <w:r w:rsidR="00D85585">
        <w:rPr>
          <w:noProof/>
        </w:rPr>
        <w:t xml:space="preserve"> Why does the larger area correspond to the better method?</w:t>
      </w:r>
      <w:r>
        <w:rPr>
          <w:noProof/>
        </w:rPr>
        <w:t xml:space="preserve">  </w:t>
      </w:r>
    </w:p>
    <w:p w14:paraId="3ED414E3" w14:textId="77777777" w:rsidR="00BF3863" w:rsidRDefault="00BF3863" w:rsidP="00BF3863"/>
    <w:p w14:paraId="69322825" w14:textId="2510EA13" w:rsidR="00BF3863" w:rsidRDefault="00BF3863" w:rsidP="00BF3863">
      <w:r>
        <w:rPr>
          <w:u w:val="single"/>
        </w:rPr>
        <w:t>Example</w:t>
      </w:r>
      <w:r>
        <w:t xml:space="preserve">: Placekicking </w:t>
      </w:r>
      <w:r w:rsidRPr="00727EA6">
        <w:t xml:space="preserve">data </w:t>
      </w:r>
      <w:r>
        <w:t>(</w:t>
      </w:r>
      <w:proofErr w:type="spellStart"/>
      <w:r>
        <w:t>Placekick</w:t>
      </w:r>
      <w:r w:rsidR="00CB3E2D">
        <w:t>L</w:t>
      </w:r>
      <w:r>
        <w:t>ogisticreg.</w:t>
      </w:r>
      <w:r w:rsidR="00CB3E2D">
        <w:t>R</w:t>
      </w:r>
      <w:proofErr w:type="spellEnd"/>
      <w:r>
        <w:t>, Placekick.csv, valid.csv)</w:t>
      </w:r>
      <w:r w:rsidR="00352C9A">
        <w:t xml:space="preserve"> </w:t>
      </w:r>
    </w:p>
    <w:p w14:paraId="443B11EC" w14:textId="77777777" w:rsidR="00BF3863" w:rsidRDefault="00BF3863" w:rsidP="001D2F30">
      <w:pPr>
        <w:ind w:left="720"/>
        <w:rPr>
          <w:noProof/>
        </w:rPr>
      </w:pPr>
    </w:p>
    <w:p w14:paraId="292B5597" w14:textId="77777777" w:rsidR="00BF3863" w:rsidRDefault="00B82B69" w:rsidP="00B82B69">
      <w:pPr>
        <w:ind w:left="720"/>
        <w:rPr>
          <w:noProof/>
        </w:rPr>
      </w:pPr>
      <w:r>
        <w:rPr>
          <w:noProof/>
        </w:rPr>
        <w:t xml:space="preserve">The </w:t>
      </w:r>
      <w:r w:rsidRPr="00B82B69">
        <w:rPr>
          <w:rFonts w:ascii="Courier New" w:hAnsi="Courier New" w:cs="Courier New"/>
          <w:noProof/>
        </w:rPr>
        <w:t>performance()</w:t>
      </w:r>
      <w:r>
        <w:rPr>
          <w:noProof/>
        </w:rPr>
        <w:t xml:space="preserve"> function provides the area underneath the curve </w:t>
      </w:r>
      <w:r w:rsidR="00BF3863">
        <w:rPr>
          <w:noProof/>
        </w:rPr>
        <w:t xml:space="preserve">for the model </w:t>
      </w:r>
      <w:r>
        <w:rPr>
          <w:noProof/>
        </w:rPr>
        <w:t xml:space="preserve">with all of the variables in it. </w:t>
      </w:r>
    </w:p>
    <w:p w14:paraId="7E7F46F0" w14:textId="77777777" w:rsidR="00BF3863" w:rsidRDefault="00BF3863" w:rsidP="001D2F30">
      <w:pPr>
        <w:ind w:left="720"/>
        <w:rPr>
          <w:noProof/>
        </w:rPr>
      </w:pPr>
    </w:p>
    <w:p w14:paraId="73D15128" w14:textId="77777777" w:rsidR="00BF3863" w:rsidRDefault="0030765A" w:rsidP="0030765A">
      <w:pPr>
        <w:pStyle w:val="R-14"/>
        <w:rPr>
          <w:noProof/>
        </w:rPr>
      </w:pPr>
      <w:r>
        <w:rPr>
          <w:noProof/>
        </w:rPr>
        <w:t xml:space="preserve">&gt; </w:t>
      </w:r>
      <w:r w:rsidR="00BF3863">
        <w:rPr>
          <w:noProof/>
        </w:rPr>
        <w:t>#</w:t>
      </w:r>
      <w:r w:rsidR="00CB25F8">
        <w:rPr>
          <w:noProof/>
        </w:rPr>
        <w:t>Resubstitution with original data</w:t>
      </w:r>
    </w:p>
    <w:p w14:paraId="1DBFE430" w14:textId="1DBC542B" w:rsidR="002073FB" w:rsidRDefault="002073FB" w:rsidP="002073FB">
      <w:pPr>
        <w:pStyle w:val="R-14"/>
        <w:rPr>
          <w:noProof/>
        </w:rPr>
      </w:pPr>
      <w:r>
        <w:rPr>
          <w:noProof/>
        </w:rPr>
        <w:t>&gt; save.auc &lt;- performance(prediction.obj = save.pred, measure = "auc")</w:t>
      </w:r>
    </w:p>
    <w:p w14:paraId="096AAD3C" w14:textId="69949C84" w:rsidR="002073FB" w:rsidRDefault="002073FB" w:rsidP="002073FB">
      <w:pPr>
        <w:pStyle w:val="R-14"/>
        <w:rPr>
          <w:noProof/>
        </w:rPr>
      </w:pPr>
      <w:r>
        <w:rPr>
          <w:noProof/>
        </w:rPr>
        <w:t>&gt; slotNames(save.auc)</w:t>
      </w:r>
    </w:p>
    <w:p w14:paraId="698D0AD9" w14:textId="77777777" w:rsidR="002073FB" w:rsidRDefault="002073FB" w:rsidP="002073FB">
      <w:pPr>
        <w:pStyle w:val="R-14"/>
        <w:rPr>
          <w:noProof/>
        </w:rPr>
      </w:pPr>
      <w:r>
        <w:rPr>
          <w:noProof/>
        </w:rPr>
        <w:t xml:space="preserve">[1] "x.name"       "y.name"       "alpha.name"   "x.values"   </w:t>
      </w:r>
    </w:p>
    <w:p w14:paraId="5C84833A" w14:textId="4B50B8FD" w:rsidR="002073FB" w:rsidRDefault="002073FB" w:rsidP="002073FB">
      <w:pPr>
        <w:pStyle w:val="R-14"/>
        <w:rPr>
          <w:noProof/>
        </w:rPr>
      </w:pPr>
      <w:r>
        <w:rPr>
          <w:noProof/>
        </w:rPr>
        <w:t>[5] "y.values"     "alpha.values"</w:t>
      </w:r>
    </w:p>
    <w:p w14:paraId="62AB3D42" w14:textId="77777777" w:rsidR="002073FB" w:rsidRDefault="002073FB" w:rsidP="002073FB">
      <w:pPr>
        <w:pStyle w:val="R-14"/>
        <w:rPr>
          <w:noProof/>
        </w:rPr>
      </w:pPr>
    </w:p>
    <w:p w14:paraId="5E59EA1C" w14:textId="070CEEB4" w:rsidR="002073FB" w:rsidRDefault="002073FB" w:rsidP="002073FB">
      <w:pPr>
        <w:pStyle w:val="R-14"/>
        <w:rPr>
          <w:noProof/>
        </w:rPr>
      </w:pPr>
      <w:r>
        <w:rPr>
          <w:noProof/>
        </w:rPr>
        <w:t>&gt; save.auc@y.values</w:t>
      </w:r>
    </w:p>
    <w:p w14:paraId="3A772BE8" w14:textId="77777777" w:rsidR="002073FB" w:rsidRDefault="002073FB" w:rsidP="002073FB">
      <w:pPr>
        <w:pStyle w:val="R-14"/>
        <w:rPr>
          <w:noProof/>
        </w:rPr>
      </w:pPr>
      <w:r>
        <w:rPr>
          <w:noProof/>
        </w:rPr>
        <w:t>[[1]]</w:t>
      </w:r>
    </w:p>
    <w:p w14:paraId="51DCDA90" w14:textId="77777777" w:rsidR="002073FB" w:rsidRDefault="002073FB" w:rsidP="002073FB">
      <w:pPr>
        <w:pStyle w:val="R-14"/>
        <w:rPr>
          <w:noProof/>
        </w:rPr>
      </w:pPr>
      <w:r>
        <w:rPr>
          <w:noProof/>
        </w:rPr>
        <w:t>[1] 0.8471411</w:t>
      </w:r>
    </w:p>
    <w:p w14:paraId="04940DEC" w14:textId="77777777" w:rsidR="0030765A" w:rsidRDefault="0030765A" w:rsidP="0030765A">
      <w:pPr>
        <w:pStyle w:val="R-14"/>
        <w:rPr>
          <w:noProof/>
        </w:rPr>
      </w:pPr>
    </w:p>
    <w:p w14:paraId="3EE6BA53" w14:textId="6B2872C4" w:rsidR="00CB25F8" w:rsidRDefault="00CB25F8" w:rsidP="0030765A">
      <w:pPr>
        <w:pStyle w:val="R-14"/>
        <w:rPr>
          <w:noProof/>
        </w:rPr>
      </w:pPr>
      <w:r>
        <w:rPr>
          <w:noProof/>
        </w:rPr>
        <w:t>&gt; #</w:t>
      </w:r>
      <w:r w:rsidR="00225B57">
        <w:rPr>
          <w:noProof/>
        </w:rPr>
        <w:t>V</w:t>
      </w:r>
      <w:r>
        <w:rPr>
          <w:noProof/>
        </w:rPr>
        <w:t xml:space="preserve">alidation data </w:t>
      </w:r>
    </w:p>
    <w:p w14:paraId="3486E6B5" w14:textId="1C301568" w:rsidR="0030765A" w:rsidRDefault="0030765A" w:rsidP="0030765A">
      <w:pPr>
        <w:pStyle w:val="R-14"/>
        <w:rPr>
          <w:noProof/>
        </w:rPr>
      </w:pPr>
      <w:r>
        <w:rPr>
          <w:noProof/>
        </w:rPr>
        <w:t xml:space="preserve">&gt; performance(prediction.obj = save.pred.v, </w:t>
      </w:r>
      <w:r w:rsidR="00225B57">
        <w:rPr>
          <w:noProof/>
        </w:rPr>
        <w:t xml:space="preserve">measure = </w:t>
      </w:r>
      <w:r>
        <w:rPr>
          <w:noProof/>
        </w:rPr>
        <w:t>"auc")@y.values</w:t>
      </w:r>
    </w:p>
    <w:p w14:paraId="364D7E74" w14:textId="77777777" w:rsidR="0030765A" w:rsidRDefault="0030765A" w:rsidP="0030765A">
      <w:pPr>
        <w:pStyle w:val="R-14"/>
        <w:rPr>
          <w:noProof/>
        </w:rPr>
      </w:pPr>
      <w:r>
        <w:rPr>
          <w:noProof/>
        </w:rPr>
        <w:t>[[1]]</w:t>
      </w:r>
    </w:p>
    <w:p w14:paraId="55F8F3AB" w14:textId="77777777" w:rsidR="00E36772" w:rsidRDefault="0030765A" w:rsidP="0030765A">
      <w:pPr>
        <w:pStyle w:val="R-14"/>
        <w:rPr>
          <w:noProof/>
        </w:rPr>
      </w:pPr>
      <w:r>
        <w:rPr>
          <w:noProof/>
        </w:rPr>
        <w:t>[1] 0.839409</w:t>
      </w:r>
    </w:p>
    <w:p w14:paraId="4AA8C48E" w14:textId="77777777" w:rsidR="00E36772" w:rsidRDefault="00E36772" w:rsidP="00E36772">
      <w:pPr>
        <w:rPr>
          <w:noProof/>
        </w:rPr>
      </w:pPr>
    </w:p>
    <w:p w14:paraId="478968D5" w14:textId="77777777" w:rsidR="00E36772" w:rsidRDefault="00E36772" w:rsidP="00E36772">
      <w:pPr>
        <w:ind w:left="720"/>
        <w:rPr>
          <w:noProof/>
        </w:rPr>
      </w:pPr>
      <w:r>
        <w:rPr>
          <w:noProof/>
        </w:rPr>
        <w:t xml:space="preserve">Both resubstitution with the original data set and the validation data set yield similar areas. </w:t>
      </w:r>
    </w:p>
    <w:p w14:paraId="7D8786C5" w14:textId="77777777" w:rsidR="00E36772" w:rsidRDefault="00E36772" w:rsidP="00E36772">
      <w:pPr>
        <w:ind w:left="720"/>
        <w:rPr>
          <w:noProof/>
        </w:rPr>
      </w:pPr>
    </w:p>
    <w:p w14:paraId="534A3A23" w14:textId="3911C0FE" w:rsidR="00E36772" w:rsidRDefault="00E36772" w:rsidP="00E36772">
      <w:pPr>
        <w:ind w:left="720"/>
        <w:rPr>
          <w:noProof/>
        </w:rPr>
      </w:pPr>
      <w:r>
        <w:rPr>
          <w:noProof/>
        </w:rPr>
        <w:lastRenderedPageBreak/>
        <w:t xml:space="preserve">Next, I examine what happens when only </w:t>
      </w:r>
      <w:r w:rsidRPr="00225B57">
        <w:rPr>
          <w:rFonts w:ascii="Courier New" w:hAnsi="Courier New" w:cs="Courier New"/>
          <w:noProof/>
        </w:rPr>
        <w:t>distance</w:t>
      </w:r>
      <w:r>
        <w:rPr>
          <w:noProof/>
        </w:rPr>
        <w:t xml:space="preserve"> or only </w:t>
      </w:r>
      <w:r w:rsidRPr="00225B57">
        <w:rPr>
          <w:rFonts w:ascii="Courier New" w:hAnsi="Courier New" w:cs="Courier New"/>
          <w:noProof/>
        </w:rPr>
        <w:t>elap30</w:t>
      </w:r>
      <w:r>
        <w:rPr>
          <w:noProof/>
        </w:rPr>
        <w:t xml:space="preserve"> </w:t>
      </w:r>
      <w:r w:rsidR="005F26D2">
        <w:rPr>
          <w:noProof/>
        </w:rPr>
        <w:t>is</w:t>
      </w:r>
      <w:r>
        <w:rPr>
          <w:noProof/>
        </w:rPr>
        <w:t xml:space="preserve"> used for the logistic regression model. </w:t>
      </w:r>
    </w:p>
    <w:p w14:paraId="61A5333E" w14:textId="77777777" w:rsidR="00E36772" w:rsidRDefault="00E36772" w:rsidP="00E36772">
      <w:pPr>
        <w:ind w:left="720"/>
        <w:rPr>
          <w:noProof/>
        </w:rPr>
      </w:pPr>
    </w:p>
    <w:p w14:paraId="19ABCC42" w14:textId="49EDB36E" w:rsidR="00E36772" w:rsidRDefault="00E36772" w:rsidP="00E36772">
      <w:pPr>
        <w:pStyle w:val="R-14"/>
        <w:rPr>
          <w:noProof/>
        </w:rPr>
      </w:pPr>
      <w:r>
        <w:rPr>
          <w:noProof/>
        </w:rPr>
        <w:t>&gt; mod.fit.dist</w:t>
      </w:r>
      <w:r w:rsidR="00AE6619">
        <w:rPr>
          <w:noProof/>
        </w:rPr>
        <w:t xml:space="preserve"> &lt;- </w:t>
      </w:r>
      <w:r>
        <w:rPr>
          <w:noProof/>
        </w:rPr>
        <w:t xml:space="preserve">glm(formula = good ~ distance, data = </w:t>
      </w:r>
    </w:p>
    <w:p w14:paraId="6EC7C7AE" w14:textId="77777777" w:rsidR="00E36772" w:rsidRDefault="00E36772" w:rsidP="00E36772">
      <w:pPr>
        <w:pStyle w:val="R-14"/>
        <w:rPr>
          <w:noProof/>
        </w:rPr>
      </w:pPr>
      <w:r>
        <w:rPr>
          <w:noProof/>
        </w:rPr>
        <w:t xml:space="preserve">    placekick, family = binomial(link = logit))</w:t>
      </w:r>
    </w:p>
    <w:p w14:paraId="014457E6" w14:textId="77777777" w:rsidR="00115B16" w:rsidRDefault="00115B16" w:rsidP="00115B16">
      <w:pPr>
        <w:pStyle w:val="R-14"/>
        <w:rPr>
          <w:noProof/>
        </w:rPr>
      </w:pPr>
      <w:r>
        <w:rPr>
          <w:noProof/>
        </w:rPr>
        <w:t xml:space="preserve">&gt; round(summary(mod.fit.dist)$coefficients, 4) #Just part </w:t>
      </w:r>
    </w:p>
    <w:p w14:paraId="35ECC56F" w14:textId="77777777" w:rsidR="00115B16" w:rsidRDefault="00115B16" w:rsidP="00115B16">
      <w:pPr>
        <w:pStyle w:val="R-14"/>
        <w:rPr>
          <w:noProof/>
        </w:rPr>
      </w:pPr>
      <w:r>
        <w:rPr>
          <w:noProof/>
        </w:rPr>
        <w:t xml:space="preserve">                                  of output to save space</w:t>
      </w:r>
    </w:p>
    <w:p w14:paraId="575EF39D" w14:textId="77777777" w:rsidR="00115B16" w:rsidRDefault="00115B16" w:rsidP="00115B16">
      <w:pPr>
        <w:pStyle w:val="R-14"/>
        <w:rPr>
          <w:noProof/>
        </w:rPr>
      </w:pPr>
      <w:r>
        <w:rPr>
          <w:noProof/>
        </w:rPr>
        <w:t xml:space="preserve">            Estimate Std. Error  z value Pr(&gt;|z|)</w:t>
      </w:r>
    </w:p>
    <w:p w14:paraId="70B4AD7E" w14:textId="77777777" w:rsidR="00115B16" w:rsidRDefault="00115B16" w:rsidP="00115B16">
      <w:pPr>
        <w:pStyle w:val="R-14"/>
        <w:rPr>
          <w:noProof/>
        </w:rPr>
      </w:pPr>
      <w:r>
        <w:rPr>
          <w:noProof/>
        </w:rPr>
        <w:t>(Intercept)   5.8121     0.3263  17.8133        0</w:t>
      </w:r>
    </w:p>
    <w:p w14:paraId="5E70A459" w14:textId="77777777" w:rsidR="00E36772" w:rsidRDefault="00115B16" w:rsidP="00115B16">
      <w:pPr>
        <w:pStyle w:val="R-14"/>
        <w:rPr>
          <w:noProof/>
        </w:rPr>
      </w:pPr>
      <w:r>
        <w:rPr>
          <w:noProof/>
        </w:rPr>
        <w:t>distance     -0.1150     0.0083 -13.7937        0</w:t>
      </w:r>
      <w:r w:rsidR="00E36772">
        <w:rPr>
          <w:noProof/>
        </w:rPr>
        <w:t xml:space="preserve"> </w:t>
      </w:r>
    </w:p>
    <w:p w14:paraId="225DC1A0" w14:textId="77777777" w:rsidR="00115B16" w:rsidRDefault="00115B16" w:rsidP="00E36772">
      <w:pPr>
        <w:pStyle w:val="R-14"/>
        <w:rPr>
          <w:noProof/>
        </w:rPr>
      </w:pPr>
    </w:p>
    <w:p w14:paraId="01D9E20F" w14:textId="64BE5BB4" w:rsidR="00E36772" w:rsidRDefault="00E36772" w:rsidP="00E36772">
      <w:pPr>
        <w:pStyle w:val="R-14"/>
        <w:rPr>
          <w:noProof/>
        </w:rPr>
      </w:pPr>
      <w:r>
        <w:rPr>
          <w:noProof/>
        </w:rPr>
        <w:t>&gt; pi.hat.dist</w:t>
      </w:r>
      <w:r w:rsidR="00AE6619">
        <w:rPr>
          <w:noProof/>
        </w:rPr>
        <w:t xml:space="preserve"> &lt;- </w:t>
      </w:r>
      <w:r>
        <w:rPr>
          <w:noProof/>
        </w:rPr>
        <w:t xml:space="preserve">predict(object = mod.fit.dist, type = </w:t>
      </w:r>
    </w:p>
    <w:p w14:paraId="1EC1FF24" w14:textId="77777777" w:rsidR="00E36772" w:rsidRDefault="00E36772" w:rsidP="00E36772">
      <w:pPr>
        <w:pStyle w:val="R-14"/>
        <w:rPr>
          <w:noProof/>
        </w:rPr>
      </w:pPr>
      <w:r>
        <w:rPr>
          <w:noProof/>
        </w:rPr>
        <w:t xml:space="preserve">    "response")</w:t>
      </w:r>
    </w:p>
    <w:p w14:paraId="1365C992" w14:textId="77777777" w:rsidR="00E36772" w:rsidRDefault="00E36772" w:rsidP="00E36772">
      <w:pPr>
        <w:pStyle w:val="R-14"/>
        <w:rPr>
          <w:noProof/>
        </w:rPr>
      </w:pPr>
      <w:r>
        <w:rPr>
          <w:noProof/>
        </w:rPr>
        <w:t>&gt; head(pi.hat.dist)</w:t>
      </w:r>
    </w:p>
    <w:p w14:paraId="42F2A714" w14:textId="77777777" w:rsidR="00E36772" w:rsidRDefault="00E36772" w:rsidP="00E36772">
      <w:pPr>
        <w:pStyle w:val="R-14"/>
        <w:rPr>
          <w:noProof/>
        </w:rPr>
      </w:pPr>
      <w:r>
        <w:rPr>
          <w:noProof/>
        </w:rPr>
        <w:t xml:space="preserve">        1         2         3         4         5         6 </w:t>
      </w:r>
    </w:p>
    <w:p w14:paraId="72007737" w14:textId="77777777" w:rsidR="00E36772" w:rsidRDefault="00E36772" w:rsidP="00E36772">
      <w:pPr>
        <w:pStyle w:val="R-14"/>
        <w:rPr>
          <w:noProof/>
        </w:rPr>
      </w:pPr>
      <w:r>
        <w:rPr>
          <w:noProof/>
        </w:rPr>
        <w:t xml:space="preserve">0.9675956 0.9675956 0.9710145 0.9303017 0.9710145 0.9496174 </w:t>
      </w:r>
    </w:p>
    <w:p w14:paraId="16EA67BA" w14:textId="77777777" w:rsidR="00E36772" w:rsidRDefault="00E36772" w:rsidP="00E36772">
      <w:pPr>
        <w:pStyle w:val="R-14"/>
        <w:rPr>
          <w:noProof/>
        </w:rPr>
      </w:pPr>
    </w:p>
    <w:p w14:paraId="399A1008" w14:textId="6D01BAE2" w:rsidR="00E36772" w:rsidRDefault="00E36772" w:rsidP="00E36772">
      <w:pPr>
        <w:pStyle w:val="R-14"/>
        <w:rPr>
          <w:noProof/>
        </w:rPr>
      </w:pPr>
      <w:r>
        <w:rPr>
          <w:noProof/>
        </w:rPr>
        <w:t>&gt; save.pred.dist</w:t>
      </w:r>
      <w:r w:rsidR="00AE6619">
        <w:rPr>
          <w:noProof/>
        </w:rPr>
        <w:t xml:space="preserve"> &lt;- </w:t>
      </w:r>
      <w:r>
        <w:rPr>
          <w:noProof/>
        </w:rPr>
        <w:t xml:space="preserve">prediction(predictions = pi.hat.dist, </w:t>
      </w:r>
    </w:p>
    <w:p w14:paraId="6665C4FE" w14:textId="77777777" w:rsidR="00E36772" w:rsidRDefault="00E36772" w:rsidP="00E36772">
      <w:pPr>
        <w:pStyle w:val="R-14"/>
        <w:rPr>
          <w:noProof/>
        </w:rPr>
      </w:pPr>
      <w:r>
        <w:rPr>
          <w:noProof/>
        </w:rPr>
        <w:t xml:space="preserve">    labels = placekick[,9])</w:t>
      </w:r>
    </w:p>
    <w:p w14:paraId="6943260D" w14:textId="10590DC3" w:rsidR="00E36772" w:rsidRDefault="00E36772" w:rsidP="00E36772">
      <w:pPr>
        <w:pStyle w:val="R-14"/>
        <w:rPr>
          <w:noProof/>
        </w:rPr>
      </w:pPr>
      <w:r>
        <w:rPr>
          <w:noProof/>
        </w:rPr>
        <w:t>&gt; save.perf.dist</w:t>
      </w:r>
      <w:r w:rsidR="00AE6619">
        <w:rPr>
          <w:noProof/>
        </w:rPr>
        <w:t xml:space="preserve"> &lt;- </w:t>
      </w:r>
      <w:r>
        <w:rPr>
          <w:noProof/>
        </w:rPr>
        <w:t xml:space="preserve">performance(prediction.obj = </w:t>
      </w:r>
    </w:p>
    <w:p w14:paraId="5017C27F" w14:textId="77777777" w:rsidR="00E36772" w:rsidRDefault="00E36772" w:rsidP="00E36772">
      <w:pPr>
        <w:pStyle w:val="R-14"/>
        <w:rPr>
          <w:noProof/>
        </w:rPr>
      </w:pPr>
      <w:r>
        <w:rPr>
          <w:noProof/>
        </w:rPr>
        <w:t xml:space="preserve">    save.pred.dist, "sens", "fpr")</w:t>
      </w:r>
    </w:p>
    <w:p w14:paraId="3A8D730E" w14:textId="77777777" w:rsidR="00E36772" w:rsidRDefault="00E36772" w:rsidP="00E36772">
      <w:pPr>
        <w:pStyle w:val="R-14"/>
        <w:rPr>
          <w:noProof/>
        </w:rPr>
      </w:pPr>
      <w:r>
        <w:rPr>
          <w:noProof/>
        </w:rPr>
        <w:t xml:space="preserve"> </w:t>
      </w:r>
    </w:p>
    <w:p w14:paraId="5F83AFA8" w14:textId="7ACB9B7D" w:rsidR="00E36772" w:rsidRDefault="00E36772" w:rsidP="00E36772">
      <w:pPr>
        <w:pStyle w:val="R-14"/>
        <w:rPr>
          <w:noProof/>
        </w:rPr>
      </w:pPr>
      <w:r>
        <w:rPr>
          <w:noProof/>
        </w:rPr>
        <w:t>&gt; mod.fit.elap30</w:t>
      </w:r>
      <w:r w:rsidR="00AE6619">
        <w:rPr>
          <w:noProof/>
        </w:rPr>
        <w:t xml:space="preserve"> &lt;- </w:t>
      </w:r>
      <w:r>
        <w:rPr>
          <w:noProof/>
        </w:rPr>
        <w:t xml:space="preserve">glm(formula = good ~ elap30, data = </w:t>
      </w:r>
    </w:p>
    <w:p w14:paraId="59F6BC7C" w14:textId="77777777" w:rsidR="00E36772" w:rsidRDefault="00E36772" w:rsidP="00E36772">
      <w:pPr>
        <w:pStyle w:val="R-14"/>
        <w:rPr>
          <w:noProof/>
        </w:rPr>
      </w:pPr>
      <w:r>
        <w:rPr>
          <w:noProof/>
        </w:rPr>
        <w:t xml:space="preserve">   placekick, family = binomial(link = logit))</w:t>
      </w:r>
    </w:p>
    <w:p w14:paraId="69A9D5EF" w14:textId="77777777" w:rsidR="00115B16" w:rsidRDefault="00115B16" w:rsidP="00115B16">
      <w:pPr>
        <w:pStyle w:val="R-14"/>
        <w:rPr>
          <w:noProof/>
        </w:rPr>
      </w:pPr>
      <w:r>
        <w:rPr>
          <w:noProof/>
        </w:rPr>
        <w:t xml:space="preserve">&gt; round(summary(mod.fit.elap30)$coefficients, 4) </w:t>
      </w:r>
    </w:p>
    <w:p w14:paraId="33811973" w14:textId="77777777" w:rsidR="00115B16" w:rsidRDefault="00115B16" w:rsidP="00115B16">
      <w:pPr>
        <w:pStyle w:val="R-14"/>
        <w:rPr>
          <w:noProof/>
        </w:rPr>
      </w:pPr>
    </w:p>
    <w:p w14:paraId="7ABA32A1" w14:textId="77777777" w:rsidR="00115B16" w:rsidRDefault="00115B16" w:rsidP="00115B16">
      <w:pPr>
        <w:pStyle w:val="R-14"/>
        <w:rPr>
          <w:noProof/>
        </w:rPr>
      </w:pPr>
      <w:r>
        <w:rPr>
          <w:noProof/>
        </w:rPr>
        <w:t xml:space="preserve">            Estimate Std. Error z value Pr(&gt;|z|)</w:t>
      </w:r>
    </w:p>
    <w:p w14:paraId="5435533B" w14:textId="77777777" w:rsidR="00115B16" w:rsidRDefault="00115B16" w:rsidP="00115B16">
      <w:pPr>
        <w:pStyle w:val="R-14"/>
        <w:rPr>
          <w:noProof/>
        </w:rPr>
      </w:pPr>
      <w:r>
        <w:rPr>
          <w:noProof/>
        </w:rPr>
        <w:t>(Intercept)    1.779     0.1352 13.1555   0.0000</w:t>
      </w:r>
    </w:p>
    <w:p w14:paraId="1CC6EB4F" w14:textId="77777777" w:rsidR="00115B16" w:rsidRDefault="00115B16" w:rsidP="00115B16">
      <w:pPr>
        <w:pStyle w:val="R-14"/>
        <w:rPr>
          <w:noProof/>
        </w:rPr>
      </w:pPr>
      <w:r>
        <w:rPr>
          <w:noProof/>
        </w:rPr>
        <w:t>elap30         0.023     0.0097  2.3708   0.0177</w:t>
      </w:r>
    </w:p>
    <w:p w14:paraId="163DE641" w14:textId="77777777" w:rsidR="00E36772" w:rsidRDefault="00E36772" w:rsidP="00E36772">
      <w:pPr>
        <w:pStyle w:val="R-14"/>
        <w:rPr>
          <w:noProof/>
        </w:rPr>
      </w:pPr>
      <w:r>
        <w:rPr>
          <w:noProof/>
        </w:rPr>
        <w:t xml:space="preserve"> </w:t>
      </w:r>
    </w:p>
    <w:p w14:paraId="5FB71A10" w14:textId="0CC16EE3" w:rsidR="00E36772" w:rsidRDefault="00E36772" w:rsidP="00E36772">
      <w:pPr>
        <w:pStyle w:val="R-14"/>
        <w:rPr>
          <w:noProof/>
        </w:rPr>
      </w:pPr>
      <w:r>
        <w:rPr>
          <w:noProof/>
        </w:rPr>
        <w:t>&gt; pi.hat.elap30</w:t>
      </w:r>
      <w:r w:rsidR="00AE6619">
        <w:rPr>
          <w:noProof/>
        </w:rPr>
        <w:t xml:space="preserve"> &lt;- </w:t>
      </w:r>
      <w:r>
        <w:rPr>
          <w:noProof/>
        </w:rPr>
        <w:t xml:space="preserve">predict(object = mod.fit.elap30, type = </w:t>
      </w:r>
    </w:p>
    <w:p w14:paraId="0E6FB879" w14:textId="77777777" w:rsidR="00E36772" w:rsidRDefault="00E36772" w:rsidP="00E36772">
      <w:pPr>
        <w:pStyle w:val="R-14"/>
        <w:rPr>
          <w:noProof/>
        </w:rPr>
      </w:pPr>
      <w:r>
        <w:rPr>
          <w:noProof/>
        </w:rPr>
        <w:t xml:space="preserve">    "response")</w:t>
      </w:r>
    </w:p>
    <w:p w14:paraId="6F04B992" w14:textId="77777777" w:rsidR="00E36772" w:rsidRDefault="00E36772" w:rsidP="00E36772">
      <w:pPr>
        <w:pStyle w:val="R-14"/>
        <w:rPr>
          <w:noProof/>
        </w:rPr>
      </w:pPr>
      <w:r>
        <w:rPr>
          <w:noProof/>
        </w:rPr>
        <w:t>&gt; head(pi.hat.elap30)</w:t>
      </w:r>
    </w:p>
    <w:p w14:paraId="234FF80C" w14:textId="77777777" w:rsidR="00E36772" w:rsidRDefault="00E36772" w:rsidP="00E36772">
      <w:pPr>
        <w:pStyle w:val="R-14"/>
        <w:rPr>
          <w:noProof/>
        </w:rPr>
      </w:pPr>
      <w:r>
        <w:rPr>
          <w:noProof/>
        </w:rPr>
        <w:t xml:space="preserve">        1         2         3         4         5         6 </w:t>
      </w:r>
    </w:p>
    <w:p w14:paraId="4DEBAE50" w14:textId="77777777" w:rsidR="00E36772" w:rsidRDefault="00E36772" w:rsidP="00E36772">
      <w:pPr>
        <w:pStyle w:val="R-14"/>
        <w:rPr>
          <w:noProof/>
        </w:rPr>
      </w:pPr>
      <w:r>
        <w:rPr>
          <w:noProof/>
        </w:rPr>
        <w:t xml:space="preserve">0.9128199 0.8951287 0.8568474 0.8900480 0.9074497 0.8990290 </w:t>
      </w:r>
    </w:p>
    <w:p w14:paraId="658B179D" w14:textId="77777777" w:rsidR="00E36772" w:rsidRDefault="00E36772" w:rsidP="00E36772">
      <w:pPr>
        <w:pStyle w:val="R-14"/>
        <w:rPr>
          <w:noProof/>
        </w:rPr>
      </w:pPr>
    </w:p>
    <w:p w14:paraId="75365F9B" w14:textId="397D2F49" w:rsidR="00E36772" w:rsidRDefault="00E36772" w:rsidP="00E36772">
      <w:pPr>
        <w:pStyle w:val="R-14"/>
        <w:rPr>
          <w:noProof/>
        </w:rPr>
      </w:pPr>
      <w:r>
        <w:rPr>
          <w:noProof/>
        </w:rPr>
        <w:t>&gt; save.pred.elap30</w:t>
      </w:r>
      <w:r w:rsidR="00AE6619">
        <w:rPr>
          <w:noProof/>
        </w:rPr>
        <w:t xml:space="preserve"> &lt;- </w:t>
      </w:r>
      <w:r>
        <w:rPr>
          <w:noProof/>
        </w:rPr>
        <w:t>prediction(predictions = pi.hat.elap30, labels = placekick[,9])</w:t>
      </w:r>
    </w:p>
    <w:p w14:paraId="41FEC11C" w14:textId="2ABF070F" w:rsidR="00E36772" w:rsidRDefault="00E36772" w:rsidP="00E36772">
      <w:pPr>
        <w:pStyle w:val="R-14"/>
        <w:rPr>
          <w:noProof/>
        </w:rPr>
      </w:pPr>
      <w:r>
        <w:rPr>
          <w:noProof/>
        </w:rPr>
        <w:t>&gt; save.perf.elap30</w:t>
      </w:r>
      <w:r w:rsidR="00AE6619">
        <w:rPr>
          <w:noProof/>
        </w:rPr>
        <w:t xml:space="preserve"> &lt;- </w:t>
      </w:r>
      <w:r>
        <w:rPr>
          <w:noProof/>
        </w:rPr>
        <w:t xml:space="preserve">performance(prediction.obj = </w:t>
      </w:r>
    </w:p>
    <w:p w14:paraId="65431621" w14:textId="77777777" w:rsidR="00E36772" w:rsidRDefault="00E36772" w:rsidP="00E36772">
      <w:pPr>
        <w:pStyle w:val="R-14"/>
        <w:rPr>
          <w:noProof/>
        </w:rPr>
      </w:pPr>
      <w:r>
        <w:rPr>
          <w:noProof/>
        </w:rPr>
        <w:t xml:space="preserve">    save.pred.elap30, "sens", "fpr")</w:t>
      </w:r>
    </w:p>
    <w:p w14:paraId="59B4CA5A" w14:textId="77777777" w:rsidR="00E36772" w:rsidRDefault="00E36772" w:rsidP="00E36772">
      <w:pPr>
        <w:pStyle w:val="R-14"/>
        <w:rPr>
          <w:noProof/>
        </w:rPr>
      </w:pPr>
      <w:r>
        <w:rPr>
          <w:noProof/>
        </w:rPr>
        <w:t xml:space="preserve"> </w:t>
      </w:r>
    </w:p>
    <w:p w14:paraId="07C3BAC9" w14:textId="77777777" w:rsidR="00E36772" w:rsidRDefault="00E36772" w:rsidP="00E36772">
      <w:pPr>
        <w:pStyle w:val="R-14"/>
        <w:rPr>
          <w:noProof/>
        </w:rPr>
      </w:pPr>
      <w:r>
        <w:rPr>
          <w:noProof/>
        </w:rPr>
        <w:lastRenderedPageBreak/>
        <w:t xml:space="preserve">&gt; plot(save.perf, print.cutoffs.at = seq(from = 0.3, to = </w:t>
      </w:r>
    </w:p>
    <w:p w14:paraId="7AE16D8F" w14:textId="77777777" w:rsidR="00E36772" w:rsidRDefault="00E36772" w:rsidP="00E36772">
      <w:pPr>
        <w:pStyle w:val="R-14"/>
        <w:rPr>
          <w:noProof/>
        </w:rPr>
      </w:pPr>
      <w:r>
        <w:rPr>
          <w:noProof/>
        </w:rPr>
        <w:t xml:space="preserve">    0.9, by = 0.1), main = "ROC curves")</w:t>
      </w:r>
    </w:p>
    <w:p w14:paraId="3534FE29" w14:textId="77777777" w:rsidR="00E36772" w:rsidRDefault="00E36772" w:rsidP="00E36772">
      <w:pPr>
        <w:pStyle w:val="R-14"/>
        <w:rPr>
          <w:noProof/>
        </w:rPr>
      </w:pPr>
      <w:r>
        <w:rPr>
          <w:noProof/>
        </w:rPr>
        <w:t>&gt; grid()</w:t>
      </w:r>
    </w:p>
    <w:p w14:paraId="4D07446F" w14:textId="77777777" w:rsidR="00E36772" w:rsidRDefault="00E36772" w:rsidP="00E36772">
      <w:pPr>
        <w:pStyle w:val="R-14"/>
        <w:rPr>
          <w:noProof/>
        </w:rPr>
      </w:pPr>
      <w:r>
        <w:rPr>
          <w:noProof/>
        </w:rPr>
        <w:t xml:space="preserve">&gt; plot(save.perf.dist, print.cutoffs.at = seq(from = 0.3, </w:t>
      </w:r>
    </w:p>
    <w:p w14:paraId="2AD9327D" w14:textId="77777777" w:rsidR="00E36772" w:rsidRDefault="00E36772" w:rsidP="00E36772">
      <w:pPr>
        <w:pStyle w:val="R-14"/>
        <w:rPr>
          <w:noProof/>
        </w:rPr>
      </w:pPr>
      <w:r>
        <w:rPr>
          <w:noProof/>
        </w:rPr>
        <w:t xml:space="preserve">    to = 0.9, by = 0.1), add = TRUE, col = "red")</w:t>
      </w:r>
    </w:p>
    <w:p w14:paraId="6972A8EB" w14:textId="77777777" w:rsidR="00E36772" w:rsidRDefault="00E36772" w:rsidP="00E36772">
      <w:pPr>
        <w:pStyle w:val="R-14"/>
        <w:rPr>
          <w:noProof/>
        </w:rPr>
      </w:pPr>
      <w:r>
        <w:rPr>
          <w:noProof/>
        </w:rPr>
        <w:t xml:space="preserve">&gt; plot(save.perf.elap30, print.cutoffs.at = seq(from = 0.3, </w:t>
      </w:r>
    </w:p>
    <w:p w14:paraId="6EC73275" w14:textId="77777777" w:rsidR="00E36772" w:rsidRDefault="00E36772" w:rsidP="00E36772">
      <w:pPr>
        <w:pStyle w:val="R-14"/>
        <w:rPr>
          <w:noProof/>
        </w:rPr>
      </w:pPr>
      <w:r>
        <w:rPr>
          <w:noProof/>
        </w:rPr>
        <w:t xml:space="preserve">    to = 0.9, by = 0.1), add = TRUE, col = "blue")</w:t>
      </w:r>
    </w:p>
    <w:p w14:paraId="6AE7B2B4" w14:textId="77777777" w:rsidR="00E36772" w:rsidRDefault="00E36772" w:rsidP="00E36772">
      <w:pPr>
        <w:pStyle w:val="R-14"/>
        <w:rPr>
          <w:noProof/>
        </w:rPr>
      </w:pPr>
      <w:r>
        <w:rPr>
          <w:noProof/>
        </w:rPr>
        <w:t xml:space="preserve">&gt; legend(x = 0.5, y = 0.4, legend = c("All variables", </w:t>
      </w:r>
    </w:p>
    <w:p w14:paraId="55BF9B80" w14:textId="77777777" w:rsidR="00E36772" w:rsidRDefault="00E36772" w:rsidP="00E36772">
      <w:pPr>
        <w:pStyle w:val="R-14"/>
        <w:rPr>
          <w:noProof/>
        </w:rPr>
      </w:pPr>
      <w:r>
        <w:rPr>
          <w:noProof/>
        </w:rPr>
        <w:t xml:space="preserve">    "Distance only", "Elap30 only"), col = c("black", </w:t>
      </w:r>
    </w:p>
    <w:p w14:paraId="32BD5DEF" w14:textId="77777777" w:rsidR="00E36772" w:rsidRDefault="00E36772" w:rsidP="00E36772">
      <w:pPr>
        <w:pStyle w:val="R-14"/>
        <w:rPr>
          <w:noProof/>
        </w:rPr>
      </w:pPr>
      <w:r>
        <w:rPr>
          <w:noProof/>
        </w:rPr>
        <w:t xml:space="preserve">    "red", "blue"), lty = c(1,1,1), bty = "n")</w:t>
      </w:r>
    </w:p>
    <w:p w14:paraId="25C96AE6" w14:textId="3D52CA16" w:rsidR="00E36772" w:rsidRDefault="00E36772" w:rsidP="00E36772">
      <w:pPr>
        <w:pStyle w:val="R-14"/>
        <w:rPr>
          <w:noProof/>
        </w:rPr>
      </w:pPr>
      <w:r>
        <w:rPr>
          <w:noProof/>
        </w:rPr>
        <w:t xml:space="preserve"> </w:t>
      </w:r>
      <w:r w:rsidR="00D430DC">
        <w:rPr>
          <w:noProof/>
        </w:rPr>
        <w:drawing>
          <wp:inline distT="0" distB="0" distL="0" distR="0" wp14:anchorId="2C1F92B3" wp14:editId="7A1B7291">
            <wp:extent cx="5614670" cy="5598795"/>
            <wp:effectExtent l="0" t="0" r="0" b="0"/>
            <wp:docPr id="11" name="Picture 11" descr="Three ROC curve plots - 1) all variables, 2) distance only, 3) elap30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hree ROC curve plots - 1) all variables, 2) distance only, 3) elap30 only"/>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614670" cy="5598795"/>
                    </a:xfrm>
                    <a:prstGeom prst="rect">
                      <a:avLst/>
                    </a:prstGeom>
                    <a:noFill/>
                    <a:ln>
                      <a:noFill/>
                    </a:ln>
                  </pic:spPr>
                </pic:pic>
              </a:graphicData>
            </a:graphic>
          </wp:inline>
        </w:drawing>
      </w:r>
    </w:p>
    <w:p w14:paraId="23B1B82A" w14:textId="77777777" w:rsidR="00D430DC" w:rsidRDefault="00D430DC" w:rsidP="00E36772">
      <w:pPr>
        <w:pStyle w:val="R-14"/>
        <w:rPr>
          <w:noProof/>
        </w:rPr>
      </w:pPr>
    </w:p>
    <w:p w14:paraId="3B16C190" w14:textId="77777777" w:rsidR="00E36772" w:rsidRDefault="00E36772" w:rsidP="00E36772">
      <w:pPr>
        <w:pStyle w:val="R-14"/>
        <w:rPr>
          <w:noProof/>
        </w:rPr>
      </w:pPr>
      <w:r>
        <w:rPr>
          <w:noProof/>
        </w:rPr>
        <w:t>&gt; #Area underneath the curve</w:t>
      </w:r>
    </w:p>
    <w:p w14:paraId="730C7A24" w14:textId="77777777" w:rsidR="00E36772" w:rsidRDefault="00E36772" w:rsidP="00E36772">
      <w:pPr>
        <w:pStyle w:val="R-14"/>
        <w:rPr>
          <w:noProof/>
        </w:rPr>
      </w:pPr>
      <w:r>
        <w:rPr>
          <w:noProof/>
        </w:rPr>
        <w:t xml:space="preserve">&gt; performance(prediction.obj = save.pred, "auc")@y.values  </w:t>
      </w:r>
    </w:p>
    <w:p w14:paraId="40B6A632" w14:textId="77777777" w:rsidR="00E36772" w:rsidRDefault="00E36772" w:rsidP="00E36772">
      <w:pPr>
        <w:pStyle w:val="R-14"/>
        <w:rPr>
          <w:noProof/>
        </w:rPr>
      </w:pPr>
      <w:r>
        <w:rPr>
          <w:noProof/>
        </w:rPr>
        <w:t xml:space="preserve">     #All variables</w:t>
      </w:r>
    </w:p>
    <w:p w14:paraId="3A12B464" w14:textId="77777777" w:rsidR="00E36772" w:rsidRDefault="00E36772" w:rsidP="00E36772">
      <w:pPr>
        <w:pStyle w:val="R-14"/>
        <w:rPr>
          <w:noProof/>
        </w:rPr>
      </w:pPr>
      <w:r>
        <w:rPr>
          <w:noProof/>
        </w:rPr>
        <w:lastRenderedPageBreak/>
        <w:t>[[1]]</w:t>
      </w:r>
    </w:p>
    <w:p w14:paraId="7A9F2D34" w14:textId="77777777" w:rsidR="00E36772" w:rsidRDefault="00E36772" w:rsidP="00E36772">
      <w:pPr>
        <w:pStyle w:val="R-14"/>
        <w:rPr>
          <w:noProof/>
        </w:rPr>
      </w:pPr>
      <w:r>
        <w:rPr>
          <w:noProof/>
        </w:rPr>
        <w:t>[1] 0.8471411</w:t>
      </w:r>
    </w:p>
    <w:p w14:paraId="47960BAB" w14:textId="77777777" w:rsidR="00E36772" w:rsidRDefault="00E36772" w:rsidP="00E36772">
      <w:pPr>
        <w:pStyle w:val="R-14"/>
        <w:rPr>
          <w:noProof/>
        </w:rPr>
      </w:pPr>
    </w:p>
    <w:p w14:paraId="624A68A0" w14:textId="77777777" w:rsidR="00E36772" w:rsidRDefault="00E36772" w:rsidP="00E36772">
      <w:pPr>
        <w:pStyle w:val="R-14"/>
        <w:rPr>
          <w:noProof/>
        </w:rPr>
      </w:pPr>
      <w:r>
        <w:rPr>
          <w:noProof/>
        </w:rPr>
        <w:t xml:space="preserve">&gt; performance(prediction.obj = save.pred.dist, </w:t>
      </w:r>
    </w:p>
    <w:p w14:paraId="5B9CA33B" w14:textId="77777777" w:rsidR="00E36772" w:rsidRDefault="00E36772" w:rsidP="00E36772">
      <w:pPr>
        <w:pStyle w:val="R-14"/>
        <w:rPr>
          <w:noProof/>
        </w:rPr>
      </w:pPr>
      <w:r>
        <w:rPr>
          <w:noProof/>
        </w:rPr>
        <w:t xml:space="preserve">    "auc")@y.values  #Only distance</w:t>
      </w:r>
    </w:p>
    <w:p w14:paraId="232EF7DC" w14:textId="77777777" w:rsidR="00E36772" w:rsidRDefault="00E36772" w:rsidP="00E36772">
      <w:pPr>
        <w:pStyle w:val="R-14"/>
        <w:rPr>
          <w:noProof/>
        </w:rPr>
      </w:pPr>
      <w:r>
        <w:rPr>
          <w:noProof/>
        </w:rPr>
        <w:t>[[1]]</w:t>
      </w:r>
    </w:p>
    <w:p w14:paraId="5BE77C33" w14:textId="77777777" w:rsidR="00E36772" w:rsidRDefault="00E36772" w:rsidP="00E36772">
      <w:pPr>
        <w:pStyle w:val="R-14"/>
        <w:rPr>
          <w:noProof/>
        </w:rPr>
      </w:pPr>
      <w:r>
        <w:rPr>
          <w:noProof/>
        </w:rPr>
        <w:t>[1] 0.8384952</w:t>
      </w:r>
    </w:p>
    <w:p w14:paraId="5A94A317" w14:textId="77777777" w:rsidR="00E36772" w:rsidRDefault="00E36772" w:rsidP="00E36772">
      <w:pPr>
        <w:pStyle w:val="R-14"/>
        <w:rPr>
          <w:noProof/>
        </w:rPr>
      </w:pPr>
    </w:p>
    <w:p w14:paraId="13419F25" w14:textId="77777777" w:rsidR="00E36772" w:rsidRDefault="00E36772" w:rsidP="00E36772">
      <w:pPr>
        <w:pStyle w:val="R-14"/>
        <w:rPr>
          <w:noProof/>
        </w:rPr>
      </w:pPr>
      <w:r>
        <w:rPr>
          <w:noProof/>
        </w:rPr>
        <w:t xml:space="preserve">&gt; performance(prediction.obj = save.pred.elap30, </w:t>
      </w:r>
    </w:p>
    <w:p w14:paraId="57831699" w14:textId="77777777" w:rsidR="00E36772" w:rsidRDefault="00E36772" w:rsidP="00E36772">
      <w:pPr>
        <w:pStyle w:val="R-14"/>
        <w:rPr>
          <w:noProof/>
        </w:rPr>
      </w:pPr>
      <w:r>
        <w:rPr>
          <w:noProof/>
        </w:rPr>
        <w:t xml:space="preserve">    "auc")@y.values  #Only </w:t>
      </w:r>
      <w:r w:rsidR="005F26D2">
        <w:rPr>
          <w:noProof/>
        </w:rPr>
        <w:t>elap30</w:t>
      </w:r>
    </w:p>
    <w:p w14:paraId="5B06C259" w14:textId="77777777" w:rsidR="00E36772" w:rsidRDefault="00E36772" w:rsidP="00E36772">
      <w:pPr>
        <w:pStyle w:val="R-14"/>
        <w:rPr>
          <w:noProof/>
        </w:rPr>
      </w:pPr>
      <w:r>
        <w:rPr>
          <w:noProof/>
        </w:rPr>
        <w:t>[[1]]</w:t>
      </w:r>
    </w:p>
    <w:p w14:paraId="2D5AB736" w14:textId="77777777" w:rsidR="00E36772" w:rsidRDefault="00E36772" w:rsidP="00E36772">
      <w:pPr>
        <w:pStyle w:val="R-14"/>
        <w:rPr>
          <w:noProof/>
        </w:rPr>
      </w:pPr>
      <w:r>
        <w:rPr>
          <w:noProof/>
        </w:rPr>
        <w:t>[1] 0.5601028</w:t>
      </w:r>
    </w:p>
    <w:p w14:paraId="0C335528" w14:textId="4E034255" w:rsidR="00E36772" w:rsidRDefault="00E36772" w:rsidP="00E36772">
      <w:pPr>
        <w:jc w:val="center"/>
        <w:rPr>
          <w:noProof/>
        </w:rPr>
      </w:pPr>
    </w:p>
    <w:p w14:paraId="28569E66" w14:textId="77777777" w:rsidR="00E36772" w:rsidRDefault="00A72DC2" w:rsidP="00E36772">
      <w:pPr>
        <w:ind w:left="720"/>
        <w:rPr>
          <w:noProof/>
        </w:rPr>
      </w:pPr>
      <w:r>
        <w:rPr>
          <w:noProof/>
        </w:rPr>
        <w:t>T</w:t>
      </w:r>
      <w:r w:rsidR="00E36772">
        <w:rPr>
          <w:noProof/>
        </w:rPr>
        <w:t xml:space="preserve">he model with only </w:t>
      </w:r>
      <w:r w:rsidR="00E36772" w:rsidRPr="00D430DC">
        <w:rPr>
          <w:rFonts w:ascii="Courier New" w:hAnsi="Courier New" w:cs="Courier New"/>
          <w:noProof/>
        </w:rPr>
        <w:t>distance</w:t>
      </w:r>
      <w:r w:rsidR="00E36772">
        <w:rPr>
          <w:noProof/>
        </w:rPr>
        <w:t xml:space="preserve"> performs about as well as </w:t>
      </w:r>
      <w:r>
        <w:rPr>
          <w:noProof/>
        </w:rPr>
        <w:t xml:space="preserve">the model with </w:t>
      </w:r>
      <w:r w:rsidR="005727A7">
        <w:rPr>
          <w:noProof/>
        </w:rPr>
        <w:t xml:space="preserve">all of the </w:t>
      </w:r>
      <w:r w:rsidR="00E36772">
        <w:rPr>
          <w:noProof/>
        </w:rPr>
        <w:t xml:space="preserve">variables in it! This helps to illustrate that just because a variable is “significant” does not mean it helps to improve the accuracy of a classification method. </w:t>
      </w:r>
    </w:p>
    <w:p w14:paraId="1E0771BE" w14:textId="77777777" w:rsidR="00E36772" w:rsidRDefault="00E36772" w:rsidP="00E36772">
      <w:pPr>
        <w:ind w:left="720"/>
        <w:rPr>
          <w:noProof/>
        </w:rPr>
      </w:pPr>
    </w:p>
    <w:p w14:paraId="1EA352D4" w14:textId="77777777" w:rsidR="000C5C39" w:rsidRDefault="00A72DC2" w:rsidP="00E36772">
      <w:pPr>
        <w:ind w:left="720"/>
        <w:rPr>
          <w:noProof/>
        </w:rPr>
      </w:pPr>
      <w:r>
        <w:rPr>
          <w:noProof/>
        </w:rPr>
        <w:t>T</w:t>
      </w:r>
      <w:r w:rsidR="00E36772">
        <w:rPr>
          <w:noProof/>
        </w:rPr>
        <w:t xml:space="preserve">he model with only </w:t>
      </w:r>
      <w:r w:rsidR="00E36772" w:rsidRPr="00D430DC">
        <w:rPr>
          <w:rFonts w:ascii="Courier New" w:hAnsi="Courier New" w:cs="Courier New"/>
          <w:noProof/>
        </w:rPr>
        <w:t>elap30</w:t>
      </w:r>
      <w:r w:rsidR="00E36772">
        <w:rPr>
          <w:noProof/>
        </w:rPr>
        <w:t xml:space="preserve"> in it does a poor job of predicting the correct classifications. In fact, the ROC curve for this model is barely </w:t>
      </w:r>
      <w:r>
        <w:rPr>
          <w:noProof/>
        </w:rPr>
        <w:t>above</w:t>
      </w:r>
      <w:r w:rsidR="00E36772">
        <w:rPr>
          <w:noProof/>
        </w:rPr>
        <w:t xml:space="preserve"> the line of chance accuracy (if it were drawn). </w:t>
      </w:r>
      <w:r w:rsidR="000C5C39">
        <w:rPr>
          <w:noProof/>
        </w:rPr>
        <w:br w:type="page"/>
      </w:r>
    </w:p>
    <w:p w14:paraId="7AAD4975" w14:textId="77777777" w:rsidR="00F1169B" w:rsidRDefault="00F1169B" w:rsidP="00E56BEB">
      <w:pPr>
        <w:rPr>
          <w:b/>
          <w:u w:val="single"/>
        </w:rPr>
      </w:pPr>
      <w:r>
        <w:rPr>
          <w:b/>
          <w:u w:val="single"/>
        </w:rPr>
        <w:lastRenderedPageBreak/>
        <w:t>Complete separation</w:t>
      </w:r>
    </w:p>
    <w:p w14:paraId="64E8016B" w14:textId="77777777" w:rsidR="00F1169B" w:rsidRDefault="00F1169B" w:rsidP="00F1169B"/>
    <w:p w14:paraId="338B3FB6" w14:textId="26446658" w:rsidR="00F1169B" w:rsidRDefault="00F1169B" w:rsidP="00F1169B">
      <w:pPr>
        <w:ind w:left="720"/>
      </w:pPr>
      <w:r>
        <w:t xml:space="preserve">Convergence is not always obtained when estimating a logistic regression model. If you do not obtain convergence, R will print a warning message regarding it. The first thing you should do is try a larger number of iterations for the iterative numerical procedure. This can be done simply by specifying the </w:t>
      </w:r>
      <w:proofErr w:type="spellStart"/>
      <w:r w:rsidRPr="00F1169B">
        <w:rPr>
          <w:rFonts w:ascii="Courier New" w:hAnsi="Courier New" w:cs="Courier New"/>
        </w:rPr>
        <w:t>maxit</w:t>
      </w:r>
      <w:proofErr w:type="spellEnd"/>
      <w:r>
        <w:t xml:space="preserve"> argument in </w:t>
      </w:r>
      <w:proofErr w:type="spellStart"/>
      <w:proofErr w:type="gramStart"/>
      <w:r w:rsidRPr="00F1169B">
        <w:rPr>
          <w:rFonts w:ascii="Courier New" w:hAnsi="Courier New" w:cs="Courier New"/>
        </w:rPr>
        <w:t>glm</w:t>
      </w:r>
      <w:proofErr w:type="spellEnd"/>
      <w:r w:rsidRPr="00F1169B">
        <w:rPr>
          <w:rFonts w:ascii="Courier New" w:hAnsi="Courier New" w:cs="Courier New"/>
        </w:rPr>
        <w:t>(</w:t>
      </w:r>
      <w:proofErr w:type="gramEnd"/>
      <w:r w:rsidRPr="00F1169B">
        <w:rPr>
          <w:rFonts w:ascii="Courier New" w:hAnsi="Courier New" w:cs="Courier New"/>
        </w:rPr>
        <w:t>)</w:t>
      </w:r>
      <w:r>
        <w:t xml:space="preserve"> with a larger number than the default of 25. </w:t>
      </w:r>
    </w:p>
    <w:p w14:paraId="0017FACB" w14:textId="77777777" w:rsidR="00F1169B" w:rsidRDefault="00F1169B" w:rsidP="00F1169B">
      <w:pPr>
        <w:ind w:left="720"/>
      </w:pPr>
    </w:p>
    <w:p w14:paraId="32FCF0C6" w14:textId="77777777" w:rsidR="00F1169B" w:rsidRDefault="00F1169B" w:rsidP="00F1169B">
      <w:pPr>
        <w:ind w:left="720"/>
      </w:pPr>
      <w:r>
        <w:t xml:space="preserve">If this does not work, </w:t>
      </w:r>
      <w:r w:rsidRPr="00D44393">
        <w:t xml:space="preserve">there may be some fundamental problems with the data making the iterative numerical procedures not suitable. The most common problem occurs when an </w:t>
      </w:r>
      <w:r>
        <w:t>independent</w:t>
      </w:r>
      <w:r w:rsidRPr="00D44393">
        <w:t xml:space="preserve"> variable(s) perfectly separates the data between </w:t>
      </w:r>
      <w:r w:rsidR="00D77147">
        <w:t>Y</w:t>
      </w:r>
      <w:r>
        <w:t xml:space="preserve"> </w:t>
      </w:r>
      <w:r w:rsidRPr="00D44393">
        <w:t>=</w:t>
      </w:r>
      <w:r>
        <w:t xml:space="preserve"> 0 </w:t>
      </w:r>
      <w:r w:rsidRPr="00D44393">
        <w:t xml:space="preserve">and 1 values; this is often referred to as </w:t>
      </w:r>
      <w:r w:rsidRPr="00D44393">
        <w:rPr>
          <w:i/>
        </w:rPr>
        <w:t>complete separation</w:t>
      </w:r>
      <w:r w:rsidRPr="00D44393">
        <w:t xml:space="preserve">. In addition to a convergence warning message, another warning message that </w:t>
      </w:r>
      <w:proofErr w:type="spellStart"/>
      <w:proofErr w:type="gramStart"/>
      <w:r w:rsidRPr="00D44393">
        <w:rPr>
          <w:rFonts w:ascii="Courier New" w:hAnsi="Courier New" w:cs="Courier New"/>
        </w:rPr>
        <w:t>glm</w:t>
      </w:r>
      <w:proofErr w:type="spellEnd"/>
      <w:r w:rsidRPr="00D44393">
        <w:rPr>
          <w:rFonts w:ascii="Courier New" w:hAnsi="Courier New" w:cs="Courier New"/>
        </w:rPr>
        <w:t>(</w:t>
      </w:r>
      <w:proofErr w:type="gramEnd"/>
      <w:r w:rsidRPr="00D44393">
        <w:rPr>
          <w:rFonts w:ascii="Courier New" w:hAnsi="Courier New" w:cs="Courier New"/>
        </w:rPr>
        <w:t>)</w:t>
      </w:r>
      <w:r w:rsidRPr="00D44393">
        <w:t xml:space="preserve"> </w:t>
      </w:r>
      <w:r>
        <w:t xml:space="preserve">may give for this situation is </w:t>
      </w:r>
    </w:p>
    <w:p w14:paraId="2CADAA28" w14:textId="77777777" w:rsidR="00F1169B" w:rsidRDefault="00F1169B" w:rsidP="00F1169B">
      <w:pPr>
        <w:ind w:left="720"/>
      </w:pPr>
    </w:p>
    <w:p w14:paraId="1D6599EC" w14:textId="77777777" w:rsidR="00F1169B" w:rsidRPr="00D44393" w:rsidRDefault="00F1169B" w:rsidP="002B6D5F">
      <w:pPr>
        <w:pStyle w:val="R-14"/>
      </w:pPr>
      <w:proofErr w:type="spellStart"/>
      <w:r w:rsidRPr="00D44393">
        <w:t>glm.fit</w:t>
      </w:r>
      <w:proofErr w:type="spellEnd"/>
      <w:r w:rsidRPr="00D44393">
        <w:t>: fitted probabilities numerically 0 or 1 occurred</w:t>
      </w:r>
    </w:p>
    <w:p w14:paraId="5DCEC0F5" w14:textId="77777777" w:rsidR="00F1169B" w:rsidRDefault="00F1169B" w:rsidP="00F1169B">
      <w:pPr>
        <w:ind w:left="1440"/>
      </w:pPr>
    </w:p>
    <w:p w14:paraId="7B6A2862" w14:textId="77777777" w:rsidR="002B6D5F" w:rsidRDefault="002B6D5F" w:rsidP="002B6D5F">
      <w:pPr>
        <w:ind w:left="720"/>
        <w:rPr>
          <w:highlight w:val="yellow"/>
        </w:rPr>
      </w:pPr>
      <w:r>
        <w:t xml:space="preserve">This message corresponds to </w:t>
      </w:r>
      <w:r w:rsidRPr="00C00D2D">
        <w:rPr>
          <w:position w:val="-6"/>
        </w:rPr>
        <w:object w:dxaOrig="279" w:dyaOrig="400" w14:anchorId="49D7EB49">
          <v:shape id="_x0000_i1068" type="#_x0000_t75" style="width:13.7pt;height:20.55pt" o:ole="">
            <v:imagedata r:id="rId91" o:title=""/>
          </v:shape>
          <o:OLEObject Type="Embed" ProgID="Equation.DSMT4" ShapeID="_x0000_i1068" DrawAspect="Content" ObjectID="_1811685746" r:id="rId92"/>
        </w:object>
      </w:r>
      <w:r>
        <w:t xml:space="preserve"> = 0 or 1 for some observations. Please see the plot in the next example if it is not clear why this happens. </w:t>
      </w:r>
    </w:p>
    <w:p w14:paraId="0A3F69D4" w14:textId="77777777" w:rsidR="002B6D5F" w:rsidRDefault="002B6D5F" w:rsidP="00F1169B">
      <w:pPr>
        <w:ind w:left="720"/>
      </w:pPr>
    </w:p>
    <w:p w14:paraId="5A9140F7" w14:textId="77777777" w:rsidR="002B6D5F" w:rsidRDefault="002B6D5F" w:rsidP="002B6D5F">
      <w:pPr>
        <w:ind w:left="720"/>
        <w:rPr>
          <w:highlight w:val="yellow"/>
        </w:rPr>
      </w:pPr>
      <w:r>
        <w:rPr>
          <w:highlight w:val="yellow"/>
        </w:rPr>
        <w:t>It is important to note that the previous message of</w:t>
      </w:r>
    </w:p>
    <w:p w14:paraId="11762C7C" w14:textId="77777777" w:rsidR="002B6D5F" w:rsidRPr="00DE7CF5" w:rsidRDefault="002B6D5F" w:rsidP="002B6D5F">
      <w:pPr>
        <w:ind w:left="720"/>
        <w:rPr>
          <w:highlight w:val="yellow"/>
        </w:rPr>
      </w:pPr>
    </w:p>
    <w:p w14:paraId="7D9541F9" w14:textId="77777777" w:rsidR="002B6D5F" w:rsidRPr="00DE7CF5" w:rsidRDefault="002B6D5F" w:rsidP="002B6D5F">
      <w:pPr>
        <w:pStyle w:val="R-14"/>
        <w:rPr>
          <w:highlight w:val="yellow"/>
        </w:rPr>
      </w:pPr>
      <w:proofErr w:type="spellStart"/>
      <w:r w:rsidRPr="00DE7CF5">
        <w:rPr>
          <w:highlight w:val="yellow"/>
        </w:rPr>
        <w:t>glm.fit</w:t>
      </w:r>
      <w:proofErr w:type="spellEnd"/>
      <w:r w:rsidRPr="00DE7CF5">
        <w:rPr>
          <w:highlight w:val="yellow"/>
        </w:rPr>
        <w:t>: fitted probabilities numerically 0 or 1 occurred</w:t>
      </w:r>
    </w:p>
    <w:p w14:paraId="6210DEBF" w14:textId="77777777" w:rsidR="002B6D5F" w:rsidRPr="00DE7CF5" w:rsidRDefault="002B6D5F" w:rsidP="002B6D5F">
      <w:pPr>
        <w:ind w:left="720"/>
        <w:rPr>
          <w:highlight w:val="yellow"/>
        </w:rPr>
      </w:pPr>
    </w:p>
    <w:p w14:paraId="3C3E37CE" w14:textId="7BDF1F77" w:rsidR="002B6D5F" w:rsidRDefault="002B6D5F" w:rsidP="002B6D5F">
      <w:pPr>
        <w:ind w:left="720"/>
      </w:pPr>
      <w:r w:rsidRPr="0022355E">
        <w:rPr>
          <w:highlight w:val="yellow"/>
        </w:rPr>
        <w:lastRenderedPageBreak/>
        <w:t>can be given in situations whe</w:t>
      </w:r>
      <w:r>
        <w:rPr>
          <w:highlight w:val="yellow"/>
        </w:rPr>
        <w:t>n</w:t>
      </w:r>
      <w:r w:rsidRPr="0022355E">
        <w:rPr>
          <w:highlight w:val="yellow"/>
        </w:rPr>
        <w:t xml:space="preserve"> there is not a problem</w:t>
      </w:r>
      <w:r w:rsidRPr="00D44393">
        <w:t>.</w:t>
      </w:r>
      <w:r>
        <w:t xml:space="preserve"> It could be that some estimated probabilities are just very close to 0 or 1.</w:t>
      </w:r>
      <w:r w:rsidRPr="00D44393">
        <w:t xml:space="preserve"> </w:t>
      </w:r>
      <w:r>
        <w:t xml:space="preserve">If you are unsure, check the frequency of these estimated probability values. </w:t>
      </w:r>
    </w:p>
    <w:p w14:paraId="6646963D" w14:textId="77777777" w:rsidR="00F1169B" w:rsidRDefault="00F1169B" w:rsidP="00F1169B">
      <w:pPr>
        <w:ind w:left="1080"/>
      </w:pPr>
    </w:p>
    <w:p w14:paraId="3CFE830B" w14:textId="39C71F8D" w:rsidR="00F1169B" w:rsidRDefault="00F1169B" w:rsidP="00F1169B">
      <w:r>
        <w:rPr>
          <w:u w:val="single"/>
        </w:rPr>
        <w:t>Example</w:t>
      </w:r>
      <w:r w:rsidRPr="007A77A9">
        <w:t>:</w:t>
      </w:r>
      <w:r>
        <w:t xml:space="preserve"> </w:t>
      </w:r>
      <w:r w:rsidR="00ED1D41">
        <w:t>Complete separation (</w:t>
      </w:r>
      <w:proofErr w:type="spellStart"/>
      <w:r w:rsidR="00ED1D41">
        <w:t>N</w:t>
      </w:r>
      <w:r w:rsidRPr="003D7963">
        <w:t>onconvergence.R</w:t>
      </w:r>
      <w:proofErr w:type="spellEnd"/>
      <w:r>
        <w:t>)</w:t>
      </w:r>
    </w:p>
    <w:p w14:paraId="0AF61185" w14:textId="77777777" w:rsidR="00F1169B" w:rsidRDefault="00F1169B" w:rsidP="00F1169B"/>
    <w:p w14:paraId="1D0ACA99" w14:textId="77777777" w:rsidR="00F1169B" w:rsidRDefault="00F1169B" w:rsidP="00F1169B">
      <w:pPr>
        <w:ind w:left="720"/>
      </w:pPr>
      <w:r>
        <w:t xml:space="preserve">Consider a </w:t>
      </w:r>
      <w:r w:rsidRPr="003D7963">
        <w:t>simple data set with one variable x</w:t>
      </w:r>
      <w:r>
        <w:rPr>
          <w:vertAlign w:val="subscript"/>
        </w:rPr>
        <w:t>1</w:t>
      </w:r>
      <w:r w:rsidRPr="003D7963">
        <w:t xml:space="preserve"> that is less than 6 when y</w:t>
      </w:r>
      <w:r>
        <w:t xml:space="preserve"> </w:t>
      </w:r>
      <w:r w:rsidRPr="003D7963">
        <w:t>=</w:t>
      </w:r>
      <w:r>
        <w:t xml:space="preserve"> </w:t>
      </w:r>
      <w:r w:rsidRPr="003D7963">
        <w:t>0</w:t>
      </w:r>
      <w:r>
        <w:t xml:space="preserve"> </w:t>
      </w:r>
      <w:r w:rsidRPr="003D7963">
        <w:t>and greater than or equal to 6 when y</w:t>
      </w:r>
      <w:r>
        <w:t xml:space="preserve"> </w:t>
      </w:r>
      <w:r w:rsidRPr="003D7963">
        <w:t>=</w:t>
      </w:r>
      <w:r>
        <w:t xml:space="preserve"> 1</w:t>
      </w:r>
      <w:r w:rsidRPr="003D7963">
        <w:t>. Because x</w:t>
      </w:r>
      <w:r>
        <w:rPr>
          <w:vertAlign w:val="subscript"/>
        </w:rPr>
        <w:t>1</w:t>
      </w:r>
      <w:r w:rsidRPr="003D7963">
        <w:t xml:space="preserve"> perfectly separates ou</w:t>
      </w:r>
      <w:r>
        <w:t>t the two possible values of y,</w:t>
      </w:r>
      <w:r w:rsidRPr="003D7963">
        <w:t xml:space="preserve"> complete separation occurs. Below is the corresponding R code and output: </w:t>
      </w:r>
    </w:p>
    <w:p w14:paraId="420B1AA9" w14:textId="77777777" w:rsidR="00F1169B" w:rsidRDefault="00F1169B" w:rsidP="00F1169B">
      <w:pPr>
        <w:ind w:left="720"/>
      </w:pPr>
    </w:p>
    <w:p w14:paraId="3F0A9F62" w14:textId="7D7A47AC" w:rsidR="00F1169B" w:rsidRDefault="00F1169B" w:rsidP="00F1169B">
      <w:pPr>
        <w:pStyle w:val="R-14"/>
      </w:pPr>
      <w:r>
        <w:t>&gt; set1</w:t>
      </w:r>
      <w:r w:rsidR="00AE6619">
        <w:t xml:space="preserve"> &lt;- </w:t>
      </w:r>
      <w:proofErr w:type="spellStart"/>
      <w:proofErr w:type="gramStart"/>
      <w:r>
        <w:t>data.frame</w:t>
      </w:r>
      <w:proofErr w:type="spellEnd"/>
      <w:proofErr w:type="gramEnd"/>
      <w:r>
        <w:t xml:space="preserve">(x1 = </w:t>
      </w:r>
      <w:proofErr w:type="gramStart"/>
      <w:r>
        <w:t>c(</w:t>
      </w:r>
      <w:proofErr w:type="gramEnd"/>
      <w:r>
        <w:t xml:space="preserve">1,2,3,4,5,6,7,8,9,10), y = </w:t>
      </w:r>
    </w:p>
    <w:p w14:paraId="15915237" w14:textId="77777777" w:rsidR="00F1169B" w:rsidRDefault="00F1169B" w:rsidP="00F1169B">
      <w:pPr>
        <w:pStyle w:val="R-14"/>
      </w:pPr>
      <w:r>
        <w:t xml:space="preserve">    </w:t>
      </w:r>
      <w:proofErr w:type="gramStart"/>
      <w:r>
        <w:t>c(</w:t>
      </w:r>
      <w:proofErr w:type="gramEnd"/>
      <w:r>
        <w:t>0,0,0,0,0,1,1,1,1,1))</w:t>
      </w:r>
    </w:p>
    <w:p w14:paraId="030BB2C5" w14:textId="77777777" w:rsidR="00F1169B" w:rsidRDefault="00F1169B" w:rsidP="00F1169B">
      <w:pPr>
        <w:pStyle w:val="R-14"/>
      </w:pPr>
      <w:r>
        <w:t>&gt; set1</w:t>
      </w:r>
    </w:p>
    <w:p w14:paraId="72D5D82D" w14:textId="77777777" w:rsidR="00F1169B" w:rsidRDefault="00F1169B" w:rsidP="00F1169B">
      <w:pPr>
        <w:pStyle w:val="R-14"/>
      </w:pPr>
      <w:r>
        <w:t xml:space="preserve">   x1 y</w:t>
      </w:r>
    </w:p>
    <w:p w14:paraId="10D3216D" w14:textId="77777777" w:rsidR="00F1169B" w:rsidRDefault="00F1169B" w:rsidP="00F1169B">
      <w:pPr>
        <w:pStyle w:val="R-14"/>
      </w:pPr>
      <w:r>
        <w:t>1   1 0</w:t>
      </w:r>
    </w:p>
    <w:p w14:paraId="0EB60C5F" w14:textId="77777777" w:rsidR="00F1169B" w:rsidRDefault="00F1169B" w:rsidP="00F1169B">
      <w:pPr>
        <w:pStyle w:val="R-14"/>
      </w:pPr>
      <w:r>
        <w:t xml:space="preserve">2   2 0 </w:t>
      </w:r>
    </w:p>
    <w:p w14:paraId="79054DB5" w14:textId="77777777" w:rsidR="00F1169B" w:rsidRDefault="00F1169B" w:rsidP="00F1169B">
      <w:pPr>
        <w:pStyle w:val="R-14"/>
      </w:pPr>
    </w:p>
    <w:p w14:paraId="5B83179B" w14:textId="77777777" w:rsidR="00F1169B" w:rsidRDefault="00F1169B" w:rsidP="00F1169B">
      <w:pPr>
        <w:pStyle w:val="R-14"/>
      </w:pPr>
      <w:r>
        <w:t>&lt;OUTPUT IS EDITED&gt;</w:t>
      </w:r>
    </w:p>
    <w:p w14:paraId="4F2D8314" w14:textId="77777777" w:rsidR="00F1169B" w:rsidRDefault="00F1169B" w:rsidP="00F1169B">
      <w:pPr>
        <w:pStyle w:val="R-14"/>
      </w:pPr>
    </w:p>
    <w:p w14:paraId="200A7414" w14:textId="77777777" w:rsidR="00F1169B" w:rsidRDefault="00F1169B" w:rsidP="00F1169B">
      <w:pPr>
        <w:pStyle w:val="R-14"/>
      </w:pPr>
      <w:r>
        <w:t xml:space="preserve">10 10 1 </w:t>
      </w:r>
    </w:p>
    <w:p w14:paraId="4C13E6A0" w14:textId="77777777" w:rsidR="00F1169B" w:rsidRDefault="00F1169B" w:rsidP="00F1169B">
      <w:pPr>
        <w:pStyle w:val="R-14"/>
      </w:pPr>
    </w:p>
    <w:p w14:paraId="32836D48" w14:textId="7F5B4FAE" w:rsidR="00F1169B" w:rsidRDefault="00F1169B" w:rsidP="00F1169B">
      <w:pPr>
        <w:pStyle w:val="R-14"/>
      </w:pPr>
      <w:r>
        <w:t xml:space="preserve">&gt; </w:t>
      </w:r>
      <w:proofErr w:type="gramStart"/>
      <w:r>
        <w:t>mod.fit</w:t>
      </w:r>
      <w:proofErr w:type="gramEnd"/>
      <w:r>
        <w:t>1</w:t>
      </w:r>
      <w:r w:rsidR="00AE6619">
        <w:t xml:space="preserve"> &lt;- </w:t>
      </w:r>
      <w:proofErr w:type="spellStart"/>
      <w:proofErr w:type="gramStart"/>
      <w:r>
        <w:t>glm</w:t>
      </w:r>
      <w:proofErr w:type="spellEnd"/>
      <w:r>
        <w:t>(</w:t>
      </w:r>
      <w:proofErr w:type="gramEnd"/>
      <w:r>
        <w:t xml:space="preserve">formula = y ~ x1, data = set1, family = </w:t>
      </w:r>
      <w:proofErr w:type="gramStart"/>
      <w:r>
        <w:t>binomial(</w:t>
      </w:r>
      <w:proofErr w:type="gramEnd"/>
      <w:r>
        <w:t>link = logit), trace = TRUE)</w:t>
      </w:r>
    </w:p>
    <w:p w14:paraId="77041EDF" w14:textId="77777777" w:rsidR="00F1169B" w:rsidRDefault="00F1169B" w:rsidP="00F1169B">
      <w:pPr>
        <w:pStyle w:val="R-14"/>
      </w:pPr>
      <w:r>
        <w:t>Deviance = 4.270292 Iterations - 1</w:t>
      </w:r>
    </w:p>
    <w:p w14:paraId="7421484B" w14:textId="77777777" w:rsidR="00F1169B" w:rsidRDefault="00F1169B" w:rsidP="00F1169B">
      <w:pPr>
        <w:pStyle w:val="R-14"/>
      </w:pPr>
      <w:r>
        <w:t>Deviance = 2.574098 Iterations - 2</w:t>
      </w:r>
    </w:p>
    <w:p w14:paraId="3BDF6C0B" w14:textId="77777777" w:rsidR="00F1169B" w:rsidRDefault="00F1169B" w:rsidP="00F1169B">
      <w:pPr>
        <w:pStyle w:val="R-14"/>
      </w:pPr>
    </w:p>
    <w:p w14:paraId="0540B326" w14:textId="77777777" w:rsidR="00F1169B" w:rsidRDefault="00F1169B" w:rsidP="00F1169B">
      <w:pPr>
        <w:pStyle w:val="R-14"/>
      </w:pPr>
      <w:r>
        <w:t>&lt;OUTPUT IS EDITED&gt;</w:t>
      </w:r>
    </w:p>
    <w:p w14:paraId="1E25616B" w14:textId="77777777" w:rsidR="00F1169B" w:rsidRDefault="00F1169B" w:rsidP="00F1169B">
      <w:pPr>
        <w:pStyle w:val="R-14"/>
      </w:pPr>
    </w:p>
    <w:p w14:paraId="1B170A95" w14:textId="77777777" w:rsidR="00F1169B" w:rsidRDefault="00F1169B" w:rsidP="00F1169B">
      <w:pPr>
        <w:pStyle w:val="R-14"/>
      </w:pPr>
      <w:r>
        <w:t>Deviance = 7.864767e-10 Iterations - 25</w:t>
      </w:r>
    </w:p>
    <w:p w14:paraId="5DFDBF42" w14:textId="77777777" w:rsidR="00F1169B" w:rsidRDefault="00F1169B" w:rsidP="00F1169B">
      <w:pPr>
        <w:pStyle w:val="R-14"/>
      </w:pPr>
      <w:r>
        <w:t xml:space="preserve">Warning messages: </w:t>
      </w:r>
    </w:p>
    <w:p w14:paraId="6A9F2B9A" w14:textId="77777777" w:rsidR="00F1169B" w:rsidRDefault="00F1169B" w:rsidP="00F1169B">
      <w:pPr>
        <w:pStyle w:val="R-14"/>
      </w:pPr>
      <w:r>
        <w:t xml:space="preserve">1: </w:t>
      </w:r>
      <w:proofErr w:type="spellStart"/>
      <w:r>
        <w:t>glm.fit</w:t>
      </w:r>
      <w:proofErr w:type="spellEnd"/>
      <w:r>
        <w:t>: algorithm did not converge</w:t>
      </w:r>
    </w:p>
    <w:p w14:paraId="7758B0F9" w14:textId="77777777" w:rsidR="00F1169B" w:rsidRDefault="00F1169B" w:rsidP="00F1169B">
      <w:pPr>
        <w:pStyle w:val="R-14"/>
      </w:pPr>
      <w:r>
        <w:t xml:space="preserve">2: </w:t>
      </w:r>
      <w:proofErr w:type="spellStart"/>
      <w:r>
        <w:t>glm.fit</w:t>
      </w:r>
      <w:proofErr w:type="spellEnd"/>
      <w:r>
        <w:t>: fitted probabilities numerically 0 or 1 occurred</w:t>
      </w:r>
    </w:p>
    <w:p w14:paraId="208A2E3B" w14:textId="77777777" w:rsidR="00F1169B" w:rsidRDefault="00F1169B" w:rsidP="00F1169B">
      <w:pPr>
        <w:pStyle w:val="R-14"/>
      </w:pPr>
    </w:p>
    <w:p w14:paraId="701C44F4" w14:textId="77777777" w:rsidR="00F1169B" w:rsidRDefault="00F1169B" w:rsidP="00F1169B">
      <w:pPr>
        <w:pStyle w:val="R-14"/>
      </w:pPr>
      <w:r>
        <w:t xml:space="preserve">&gt; </w:t>
      </w:r>
      <w:proofErr w:type="gramStart"/>
      <w:r>
        <w:t>mod.fit</w:t>
      </w:r>
      <w:proofErr w:type="gramEnd"/>
      <w:r>
        <w:t>1$coefficients</w:t>
      </w:r>
    </w:p>
    <w:p w14:paraId="078E3556" w14:textId="77777777" w:rsidR="00F1169B" w:rsidRDefault="00F1169B" w:rsidP="00F1169B">
      <w:pPr>
        <w:pStyle w:val="R-14"/>
      </w:pPr>
      <w:r>
        <w:t>(</w:t>
      </w:r>
      <w:proofErr w:type="gramStart"/>
      <w:r>
        <w:t xml:space="preserve">Intercept)   </w:t>
      </w:r>
      <w:proofErr w:type="gramEnd"/>
      <w:r>
        <w:t xml:space="preserve">       x1</w:t>
      </w:r>
    </w:p>
    <w:p w14:paraId="75A0DEE8" w14:textId="77777777" w:rsidR="00F1169B" w:rsidRDefault="00F1169B" w:rsidP="00F1169B">
      <w:pPr>
        <w:pStyle w:val="R-14"/>
      </w:pPr>
      <w:r>
        <w:t xml:space="preserve"> -245.84732    44.69951</w:t>
      </w:r>
    </w:p>
    <w:p w14:paraId="3794731A" w14:textId="77777777" w:rsidR="00F1169B" w:rsidRDefault="00F1169B" w:rsidP="00F1169B">
      <w:pPr>
        <w:ind w:left="720"/>
      </w:pPr>
    </w:p>
    <w:p w14:paraId="551079FF" w14:textId="77777777" w:rsidR="00F1169B" w:rsidRDefault="00F1169B" w:rsidP="00F1169B">
      <w:pPr>
        <w:ind w:left="720"/>
      </w:pPr>
      <w:r w:rsidRPr="00287B77">
        <w:t xml:space="preserve">R indicates that both </w:t>
      </w:r>
      <w:proofErr w:type="gramStart"/>
      <w:r w:rsidRPr="00287B77">
        <w:t>convergence</w:t>
      </w:r>
      <w:proofErr w:type="gramEnd"/>
      <w:r w:rsidRPr="00287B77">
        <w:t xml:space="preserve"> did not occur and at least some estimates of </w:t>
      </w:r>
      <w:r>
        <w:sym w:font="Symbol" w:char="F070"/>
      </w:r>
      <w:r w:rsidRPr="00287B77">
        <w:t xml:space="preserve"> are 0 or 1. </w:t>
      </w:r>
      <w:r>
        <w:t>Below is a plot of the data and the model at iteration #25</w:t>
      </w:r>
      <w:r w:rsidR="00792655">
        <w:t xml:space="preserve"> (left side)</w:t>
      </w:r>
      <w:r>
        <w:t>:</w:t>
      </w:r>
    </w:p>
    <w:p w14:paraId="74250566" w14:textId="77777777" w:rsidR="00F1169B" w:rsidRDefault="00F1169B" w:rsidP="00F1169B">
      <w:pPr>
        <w:ind w:left="720"/>
      </w:pPr>
    </w:p>
    <w:p w14:paraId="4B4D0B1F" w14:textId="77777777" w:rsidR="00F1169B" w:rsidRDefault="00F1169B" w:rsidP="00F1169B">
      <w:r>
        <w:rPr>
          <w:noProof/>
        </w:rPr>
        <w:drawing>
          <wp:inline distT="0" distB="0" distL="0" distR="0" wp14:anchorId="31053C27" wp14:editId="333A853C">
            <wp:extent cx="6864494" cy="3785937"/>
            <wp:effectExtent l="0" t="0" r="0" b="0"/>
            <wp:docPr id="12" name="Picture 12" descr="Complete separation on the left plot; with one point adjusted, there is no longer complete separation for the right pl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omplete separation on the left plot; with one point adjusted, there is no longer complete separation for the right plot "/>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t="4687" b="3125"/>
                    <a:stretch/>
                  </pic:blipFill>
                  <pic:spPr bwMode="auto">
                    <a:xfrm>
                      <a:off x="0" y="0"/>
                      <a:ext cx="6858000" cy="3782355"/>
                    </a:xfrm>
                    <a:prstGeom prst="rect">
                      <a:avLst/>
                    </a:prstGeom>
                    <a:noFill/>
                    <a:ln>
                      <a:noFill/>
                    </a:ln>
                    <a:extLst>
                      <a:ext uri="{53640926-AAD7-44D8-BBD7-CCE9431645EC}">
                        <a14:shadowObscured xmlns:a14="http://schemas.microsoft.com/office/drawing/2010/main"/>
                      </a:ext>
                    </a:extLst>
                  </pic:spPr>
                </pic:pic>
              </a:graphicData>
            </a:graphic>
          </wp:inline>
        </w:drawing>
      </w:r>
    </w:p>
    <w:p w14:paraId="65B081D8" w14:textId="77777777" w:rsidR="00F1169B" w:rsidRDefault="00F1169B" w:rsidP="00F1169B">
      <w:pPr>
        <w:ind w:left="720"/>
      </w:pPr>
    </w:p>
    <w:p w14:paraId="3F7236A7" w14:textId="6CAF7E8E" w:rsidR="00F1169B" w:rsidRDefault="00F1169B" w:rsidP="00F1169B">
      <w:pPr>
        <w:ind w:left="720"/>
      </w:pPr>
      <w:r w:rsidRPr="00287B77">
        <w:t xml:space="preserve">Because there is a separation </w:t>
      </w:r>
      <w:r w:rsidRPr="00287B77">
        <w:t xml:space="preserve">between the </w:t>
      </w:r>
      <w:r w:rsidR="00E4041F">
        <w:t xml:space="preserve">y </w:t>
      </w:r>
      <w:r w:rsidRPr="00287B77">
        <w:t>=</w:t>
      </w:r>
      <w:r>
        <w:t xml:space="preserve"> </w:t>
      </w:r>
      <w:r w:rsidRPr="00287B77">
        <w:t xml:space="preserve">0 </w:t>
      </w:r>
      <w:r w:rsidRPr="00287B77">
        <w:t>and 1 values, the slope of the line between x</w:t>
      </w:r>
      <w:r>
        <w:t xml:space="preserve"> </w:t>
      </w:r>
      <w:r w:rsidRPr="00287B77">
        <w:t>=</w:t>
      </w:r>
      <w:r>
        <w:t xml:space="preserve"> </w:t>
      </w:r>
      <w:r w:rsidR="00ED1D41">
        <w:t xml:space="preserve">5 </w:t>
      </w:r>
      <w:r w:rsidRPr="00287B77">
        <w:t>and 6 will continue to get larger as the iterations continue.</w:t>
      </w:r>
      <w:r>
        <w:t xml:space="preserve"> Essentially, the </w:t>
      </w:r>
      <w:r>
        <w:sym w:font="Symbol" w:char="F062"/>
      </w:r>
      <w:r>
        <w:rPr>
          <w:vertAlign w:val="subscript"/>
        </w:rPr>
        <w:t>1</w:t>
      </w:r>
      <w:r>
        <w:t xml:space="preserve"> estimate is going to infinity with continued iterations. Notice this means the estimate is VERY biased. </w:t>
      </w:r>
    </w:p>
    <w:p w14:paraId="6D3A7EF6" w14:textId="77777777" w:rsidR="002B6D5F" w:rsidRDefault="002B6D5F" w:rsidP="00F1169B">
      <w:pPr>
        <w:ind w:left="720"/>
      </w:pPr>
    </w:p>
    <w:p w14:paraId="286E7906" w14:textId="77777777" w:rsidR="002B6D5F" w:rsidRDefault="002B6D5F" w:rsidP="002B6D5F">
      <w:pPr>
        <w:ind w:left="720"/>
      </w:pPr>
    </w:p>
    <w:p w14:paraId="3125AD74" w14:textId="77777777" w:rsidR="002B6D5F" w:rsidRDefault="002B6D5F" w:rsidP="002B6D5F">
      <w:pPr>
        <w:ind w:left="720"/>
      </w:pPr>
      <w:r>
        <w:t xml:space="preserve">Interestingly, R indicates “convergence” after 26 iterations if you increase </w:t>
      </w:r>
      <w:proofErr w:type="spellStart"/>
      <w:r w:rsidRPr="00C00D2D">
        <w:rPr>
          <w:rFonts w:ascii="Courier New" w:hAnsi="Courier New" w:cs="Courier New"/>
        </w:rPr>
        <w:t>maxit</w:t>
      </w:r>
      <w:proofErr w:type="spellEnd"/>
      <w:r>
        <w:t xml:space="preserve">! However, the same </w:t>
      </w:r>
    </w:p>
    <w:p w14:paraId="0D7BFF8E" w14:textId="77777777" w:rsidR="002B6D5F" w:rsidRDefault="002B6D5F" w:rsidP="002B6D5F">
      <w:pPr>
        <w:ind w:left="720"/>
      </w:pPr>
    </w:p>
    <w:p w14:paraId="690797D7" w14:textId="77777777" w:rsidR="002B6D5F" w:rsidRPr="00C00D2D" w:rsidRDefault="002B6D5F" w:rsidP="002B6D5F">
      <w:pPr>
        <w:pStyle w:val="R-14"/>
      </w:pPr>
      <w:proofErr w:type="spellStart"/>
      <w:r w:rsidRPr="00C00D2D">
        <w:t>glm.fit</w:t>
      </w:r>
      <w:proofErr w:type="spellEnd"/>
      <w:r w:rsidRPr="00C00D2D">
        <w:t>: fitted probabilities numerically 0 or 1 occurred</w:t>
      </w:r>
    </w:p>
    <w:p w14:paraId="63590837" w14:textId="77777777" w:rsidR="002B6D5F" w:rsidRDefault="002B6D5F" w:rsidP="002B6D5F">
      <w:pPr>
        <w:ind w:left="720"/>
      </w:pPr>
    </w:p>
    <w:p w14:paraId="1B98E83B" w14:textId="60AD13F9" w:rsidR="002B6D5F" w:rsidRDefault="002B6D5F" w:rsidP="002B6D5F">
      <w:pPr>
        <w:ind w:left="720"/>
      </w:pPr>
      <w:r>
        <w:t xml:space="preserve">message will occur. In fact, you can continue for a larger number of iterations and see the parameter estimates </w:t>
      </w:r>
      <w:r w:rsidR="0031397E">
        <w:t>(</w:t>
      </w:r>
      <w:r w:rsidR="0031397E" w:rsidRPr="00291B26">
        <w:rPr>
          <w:position w:val="-14"/>
        </w:rPr>
        <w:object w:dxaOrig="340" w:dyaOrig="580" w14:anchorId="35DE36EC">
          <v:shape id="_x0000_i1069" type="#_x0000_t75" style="width:17.15pt;height:27.45pt" o:ole="">
            <v:imagedata r:id="rId94" o:title=""/>
          </v:shape>
          <o:OLEObject Type="Embed" ProgID="Equation.DSMT4" ShapeID="_x0000_i1069" DrawAspect="Content" ObjectID="_1811685747" r:id="rId95"/>
        </w:object>
      </w:r>
      <w:r w:rsidR="0031397E">
        <w:t xml:space="preserve">values) </w:t>
      </w:r>
      <w:r>
        <w:t xml:space="preserve">will continue to change. One should not use logistic regression here because the parameter estimates will continue to change for a larger number of iterations. </w:t>
      </w:r>
    </w:p>
    <w:p w14:paraId="4BA11D22" w14:textId="77777777" w:rsidR="002B6D5F" w:rsidRDefault="002B6D5F" w:rsidP="002B6D5F">
      <w:pPr>
        <w:ind w:left="720"/>
      </w:pPr>
    </w:p>
    <w:p w14:paraId="5D9FA962" w14:textId="332D6B9B" w:rsidR="002B6D5F" w:rsidRDefault="0031397E" w:rsidP="0031397E">
      <w:pPr>
        <w:ind w:left="1440"/>
      </w:pPr>
      <w:r>
        <w:t xml:space="preserve">To show the non-convergence, one also needs to </w:t>
      </w:r>
      <w:r w:rsidR="002B6D5F">
        <w:t>chang</w:t>
      </w:r>
      <w:r>
        <w:t>e</w:t>
      </w:r>
      <w:r w:rsidR="002B6D5F">
        <w:t xml:space="preserve"> the </w:t>
      </w:r>
      <w:r w:rsidR="002B6D5F" w:rsidRPr="0031397E">
        <w:rPr>
          <w:rFonts w:ascii="Courier New" w:hAnsi="Courier New" w:cs="Courier New"/>
        </w:rPr>
        <w:t>epsilon</w:t>
      </w:r>
      <w:r w:rsidR="002B6D5F" w:rsidRPr="00287382">
        <w:t xml:space="preserve"> argument</w:t>
      </w:r>
      <w:r w:rsidR="002B6D5F">
        <w:t xml:space="preserve"> </w:t>
      </w:r>
      <w:r>
        <w:t xml:space="preserve">value </w:t>
      </w:r>
      <w:r w:rsidR="002B6D5F">
        <w:t xml:space="preserve">of </w:t>
      </w:r>
      <w:proofErr w:type="spellStart"/>
      <w:proofErr w:type="gramStart"/>
      <w:r w:rsidR="002B6D5F" w:rsidRPr="0031397E">
        <w:rPr>
          <w:rFonts w:ascii="Courier New" w:hAnsi="Courier New" w:cs="Courier New"/>
        </w:rPr>
        <w:t>glm</w:t>
      </w:r>
      <w:proofErr w:type="spellEnd"/>
      <w:r w:rsidR="002B6D5F" w:rsidRPr="0031397E">
        <w:rPr>
          <w:rFonts w:ascii="Courier New" w:hAnsi="Courier New" w:cs="Courier New"/>
        </w:rPr>
        <w:t>(</w:t>
      </w:r>
      <w:proofErr w:type="gramEnd"/>
      <w:r w:rsidR="002B6D5F" w:rsidRPr="0031397E">
        <w:rPr>
          <w:rFonts w:ascii="Courier New" w:hAnsi="Courier New" w:cs="Courier New"/>
        </w:rPr>
        <w:t>)</w:t>
      </w:r>
      <w:r w:rsidR="002B6D5F">
        <w:t xml:space="preserve">. This argument essentially controls how close the </w:t>
      </w:r>
      <w:r w:rsidR="008F0F41" w:rsidRPr="00291B26">
        <w:rPr>
          <w:position w:val="-14"/>
        </w:rPr>
        <w:object w:dxaOrig="340" w:dyaOrig="580" w14:anchorId="647C799F">
          <v:shape id="_x0000_i1070" type="#_x0000_t75" style="width:17.15pt;height:27.45pt" o:ole="">
            <v:imagedata r:id="rId94" o:title=""/>
          </v:shape>
          <o:OLEObject Type="Embed" ProgID="Equation.DSMT4" ShapeID="_x0000_i1070" DrawAspect="Content" ObjectID="_1811685748" r:id="rId96"/>
        </w:object>
      </w:r>
      <w:r w:rsidR="008F0F41">
        <w:t xml:space="preserve"> </w:t>
      </w:r>
      <w:r w:rsidR="002B6D5F">
        <w:t xml:space="preserve">values need to be from one iteration to the next </w:t>
      </w:r>
      <w:r>
        <w:t>to</w:t>
      </w:r>
      <w:r w:rsidR="002B6D5F">
        <w:t xml:space="preserve"> declare convergence. </w:t>
      </w:r>
      <w:r>
        <w:t xml:space="preserve">Smaller values of </w:t>
      </w:r>
      <w:r w:rsidRPr="0031397E">
        <w:rPr>
          <w:rFonts w:ascii="Courier New" w:hAnsi="Courier New" w:cs="Courier New"/>
        </w:rPr>
        <w:t>epsilon</w:t>
      </w:r>
      <w:r w:rsidRPr="00287382">
        <w:t xml:space="preserve"> </w:t>
      </w:r>
      <w:r>
        <w:t xml:space="preserve">indicate that one needs </w:t>
      </w:r>
      <w:r w:rsidRPr="00291B26">
        <w:rPr>
          <w:position w:val="-14"/>
        </w:rPr>
        <w:object w:dxaOrig="340" w:dyaOrig="580" w14:anchorId="4897D187">
          <v:shape id="_x0000_i1071" type="#_x0000_t75" style="width:17.15pt;height:27.45pt" o:ole="">
            <v:imagedata r:id="rId94" o:title=""/>
          </v:shape>
          <o:OLEObject Type="Embed" ProgID="Equation.DSMT4" ShapeID="_x0000_i1071" DrawAspect="Content" ObjectID="_1811685749" r:id="rId97"/>
        </w:object>
      </w:r>
      <w:r>
        <w:t xml:space="preserve"> values</w:t>
      </w:r>
      <w:r w:rsidR="002B6D5F">
        <w:t xml:space="preserve"> </w:t>
      </w:r>
      <w:r>
        <w:t xml:space="preserve">to be closer. </w:t>
      </w:r>
      <w:r w:rsidRPr="00287382">
        <w:t xml:space="preserve">The default is </w:t>
      </w:r>
      <w:r w:rsidRPr="0031397E">
        <w:rPr>
          <w:rFonts w:ascii="Courier New" w:hAnsi="Courier New" w:cs="Courier New"/>
        </w:rPr>
        <w:t>epsilon = 10</w:t>
      </w:r>
      <w:proofErr w:type="gramStart"/>
      <w:r w:rsidRPr="0031397E">
        <w:rPr>
          <w:rFonts w:ascii="Courier New" w:hAnsi="Courier New" w:cs="Courier New"/>
        </w:rPr>
        <w:t>^(</w:t>
      </w:r>
      <w:proofErr w:type="gramEnd"/>
      <w:r w:rsidRPr="0031397E">
        <w:rPr>
          <w:rFonts w:ascii="Courier New" w:hAnsi="Courier New" w:cs="Courier New"/>
        </w:rPr>
        <w:t>-8)</w:t>
      </w:r>
      <w:r w:rsidRPr="00287382">
        <w:t xml:space="preserve">. </w:t>
      </w:r>
      <w:r>
        <w:t xml:space="preserve">My categorical data analysis course notes </w:t>
      </w:r>
      <w:r w:rsidR="008F0F41">
        <w:t>provide</w:t>
      </w:r>
      <w:r>
        <w:t xml:space="preserve"> more details. </w:t>
      </w:r>
    </w:p>
    <w:p w14:paraId="06ABB329" w14:textId="77777777" w:rsidR="002B6D5F" w:rsidRDefault="002B6D5F" w:rsidP="002B6D5F">
      <w:pPr>
        <w:ind w:left="1080"/>
      </w:pPr>
    </w:p>
    <w:p w14:paraId="0179AC40" w14:textId="08750150" w:rsidR="00F1169B" w:rsidRDefault="00F1169B" w:rsidP="00F1169B">
      <w:pPr>
        <w:ind w:left="720"/>
      </w:pPr>
      <w:r>
        <w:t xml:space="preserve">By reversing </w:t>
      </w:r>
      <w:r>
        <w:t xml:space="preserve">the </w:t>
      </w:r>
      <w:r w:rsidR="00E4041F">
        <w:t xml:space="preserve">y </w:t>
      </w:r>
      <w:r w:rsidRPr="006A5E31">
        <w:t xml:space="preserve">values </w:t>
      </w:r>
      <w:r w:rsidRPr="006A5E31">
        <w:t>at x</w:t>
      </w:r>
      <w:r>
        <w:rPr>
          <w:vertAlign w:val="subscript"/>
        </w:rPr>
        <w:t>1</w:t>
      </w:r>
      <w:r w:rsidRPr="006A5E31">
        <w:t xml:space="preserve"> =</w:t>
      </w:r>
      <w:r>
        <w:t xml:space="preserve"> </w:t>
      </w:r>
      <w:r w:rsidRPr="006A5E31">
        <w:t xml:space="preserve">5 and 6, we obtain model convergence in 6 iterations </w:t>
      </w:r>
      <w:r>
        <w:t xml:space="preserve">(not shown here). </w:t>
      </w:r>
      <w:r w:rsidRPr="006A5E31">
        <w:t xml:space="preserve">The right plot </w:t>
      </w:r>
      <w:r>
        <w:t xml:space="preserve">above </w:t>
      </w:r>
      <w:r w:rsidRPr="006A5E31">
        <w:t xml:space="preserve">shows the data and the </w:t>
      </w:r>
      <w:r>
        <w:t xml:space="preserve">final </w:t>
      </w:r>
      <w:r w:rsidRPr="006A5E31">
        <w:t xml:space="preserve">model. The slope of the model is now not as great as </w:t>
      </w:r>
      <w:r w:rsidR="00ED1D41">
        <w:t xml:space="preserve">it </w:t>
      </w:r>
      <w:r w:rsidRPr="006A5E31">
        <w:t>was before.</w:t>
      </w:r>
    </w:p>
    <w:p w14:paraId="33D1C860" w14:textId="77777777" w:rsidR="00F1169B" w:rsidRDefault="00F1169B" w:rsidP="00F1169B">
      <w:pPr>
        <w:ind w:left="720"/>
      </w:pPr>
    </w:p>
    <w:p w14:paraId="2FB09C40" w14:textId="77777777" w:rsidR="00186BC4" w:rsidRDefault="00186BC4" w:rsidP="00F1169B">
      <w:pPr>
        <w:rPr>
          <w:u w:val="single"/>
        </w:rPr>
      </w:pPr>
    </w:p>
    <w:p w14:paraId="7E32FFC7" w14:textId="77777777" w:rsidR="00186BC4" w:rsidRDefault="00186BC4" w:rsidP="00F1169B">
      <w:pPr>
        <w:rPr>
          <w:u w:val="single"/>
        </w:rPr>
      </w:pPr>
    </w:p>
    <w:p w14:paraId="46140C02" w14:textId="2567123A" w:rsidR="00F1169B" w:rsidRPr="007623FF" w:rsidRDefault="00F1169B" w:rsidP="00F1169B">
      <w:pPr>
        <w:rPr>
          <w:u w:val="single"/>
        </w:rPr>
      </w:pPr>
      <w:r w:rsidRPr="007623FF">
        <w:rPr>
          <w:u w:val="single"/>
        </w:rPr>
        <w:lastRenderedPageBreak/>
        <w:t xml:space="preserve">What can you do if complete separation occurs? </w:t>
      </w:r>
    </w:p>
    <w:p w14:paraId="0A1D8DD9" w14:textId="77777777" w:rsidR="00F1169B" w:rsidRDefault="00F1169B" w:rsidP="00F1169B"/>
    <w:p w14:paraId="2AD762D9" w14:textId="058B64CA" w:rsidR="00F1169B" w:rsidRDefault="00F1169B" w:rsidP="00F1169B">
      <w:pPr>
        <w:ind w:left="720"/>
      </w:pPr>
      <w:r w:rsidRPr="007623FF">
        <w:t xml:space="preserve">The most desirable options are </w:t>
      </w:r>
    </w:p>
    <w:p w14:paraId="23F7EE55" w14:textId="04343E66" w:rsidR="00F1169B" w:rsidRDefault="00F1169B" w:rsidP="00F1169B">
      <w:pPr>
        <w:pStyle w:val="ListParagraph"/>
        <w:numPr>
          <w:ilvl w:val="0"/>
          <w:numId w:val="36"/>
        </w:numPr>
      </w:pPr>
      <w:r w:rsidRPr="007623FF">
        <w:t>Exact logistic regression</w:t>
      </w:r>
      <w:r>
        <w:t xml:space="preserve"> – T</w:t>
      </w:r>
      <w:r w:rsidRPr="007623FF">
        <w:t xml:space="preserve">he exact distribution of the </w:t>
      </w:r>
      <w:r w:rsidR="00186BC4">
        <w:t>parameter estimators</w:t>
      </w:r>
      <w:r>
        <w:t xml:space="preserve"> is used </w:t>
      </w:r>
      <w:proofErr w:type="gramStart"/>
      <w:r w:rsidRPr="007623FF">
        <w:t>through the use of</w:t>
      </w:r>
      <w:proofErr w:type="gramEnd"/>
      <w:r w:rsidRPr="007623FF">
        <w:t xml:space="preserve"> </w:t>
      </w:r>
      <w:proofErr w:type="gramStart"/>
      <w:r w:rsidRPr="007623FF">
        <w:t>computational</w:t>
      </w:r>
      <w:proofErr w:type="gramEnd"/>
      <w:r w:rsidRPr="007623FF">
        <w:t xml:space="preserve"> intensive algorithms. </w:t>
      </w:r>
    </w:p>
    <w:p w14:paraId="797F0200" w14:textId="5357A85B" w:rsidR="00F1169B" w:rsidRDefault="00F1169B" w:rsidP="00F1169B">
      <w:pPr>
        <w:pStyle w:val="ListParagraph"/>
        <w:numPr>
          <w:ilvl w:val="0"/>
          <w:numId w:val="36"/>
        </w:numPr>
      </w:pPr>
      <w:r>
        <w:t>M</w:t>
      </w:r>
      <w:r w:rsidRPr="007623FF">
        <w:t>odif</w:t>
      </w:r>
      <w:r>
        <w:t>y the</w:t>
      </w:r>
      <w:r w:rsidRPr="007623FF">
        <w:t xml:space="preserve"> likelihood function</w:t>
      </w:r>
      <w:r>
        <w:t xml:space="preserve"> – B</w:t>
      </w:r>
      <w:r w:rsidRPr="007623FF">
        <w:t>ecause the likelihood function increases without bound during the iterative numerical procedure, this function can be modified to potentially prevent the problems from happening.</w:t>
      </w:r>
      <w:r>
        <w:t xml:space="preserve"> One approach is to include a “penalty” in the likelihood function.  </w:t>
      </w:r>
    </w:p>
    <w:p w14:paraId="187CB303" w14:textId="77777777" w:rsidR="00F1169B" w:rsidRDefault="00F1169B" w:rsidP="00F1169B">
      <w:pPr>
        <w:ind w:left="720"/>
      </w:pPr>
    </w:p>
    <w:p w14:paraId="02EC3B0F" w14:textId="77777777" w:rsidR="00F1169B" w:rsidRDefault="00F1169B" w:rsidP="00F1169B">
      <w:pPr>
        <w:ind w:left="720"/>
      </w:pPr>
    </w:p>
    <w:p w14:paraId="3BA24E12" w14:textId="77777777" w:rsidR="00F1169B" w:rsidRDefault="000F6E15" w:rsidP="000F6E15">
      <w:pPr>
        <w:ind w:left="360"/>
      </w:pPr>
      <w:r>
        <w:rPr>
          <w:u w:val="single"/>
        </w:rPr>
        <w:t>Additional</w:t>
      </w:r>
      <w:r w:rsidR="00F1169B" w:rsidRPr="006C495A">
        <w:rPr>
          <w:u w:val="single"/>
        </w:rPr>
        <w:t xml:space="preserve"> comments</w:t>
      </w:r>
      <w:r w:rsidR="00F1169B">
        <w:t>:</w:t>
      </w:r>
    </w:p>
    <w:p w14:paraId="5C99D50B" w14:textId="7EE8C433" w:rsidR="00F1169B" w:rsidRDefault="00F1169B" w:rsidP="00F1169B">
      <w:pPr>
        <w:pStyle w:val="ListParagraph"/>
        <w:numPr>
          <w:ilvl w:val="0"/>
          <w:numId w:val="37"/>
        </w:numPr>
      </w:pPr>
      <w:r>
        <w:t xml:space="preserve">Complete separation is not necessarily bad </w:t>
      </w:r>
      <w:r w:rsidR="000F6E15">
        <w:t>because this says that one can obtain perfect classification accuracy</w:t>
      </w:r>
      <w:r>
        <w:t xml:space="preserve">. The problem is that the model estimated by maximum likelihood does not provide a good way to interpret the relationship between </w:t>
      </w:r>
      <w:r w:rsidR="00186BC4">
        <w:t>the response variable</w:t>
      </w:r>
      <w:r>
        <w:t xml:space="preserve"> and the </w:t>
      </w:r>
      <w:r w:rsidR="000F6E15">
        <w:t xml:space="preserve">independent </w:t>
      </w:r>
      <w:r>
        <w:t xml:space="preserve">variables. </w:t>
      </w:r>
    </w:p>
    <w:p w14:paraId="735EA7D5" w14:textId="1D70966D" w:rsidR="00F1169B" w:rsidRDefault="00F1169B" w:rsidP="00186BC4">
      <w:pPr>
        <w:pStyle w:val="ListParagraph"/>
        <w:numPr>
          <w:ilvl w:val="0"/>
          <w:numId w:val="37"/>
        </w:numPr>
      </w:pPr>
      <w:r>
        <w:t xml:space="preserve">It can be difficult to see complete separation graphically if there is more than one </w:t>
      </w:r>
      <w:r w:rsidR="000F6E15">
        <w:t xml:space="preserve">independent </w:t>
      </w:r>
      <w:r>
        <w:t xml:space="preserve">variable. </w:t>
      </w:r>
      <w:proofErr w:type="gramStart"/>
      <w:r w:rsidR="008F0F41">
        <w:t>And,</w:t>
      </w:r>
      <w:proofErr w:type="gramEnd"/>
      <w:r w:rsidR="008F0F41">
        <w:t xml:space="preserve"> t</w:t>
      </w:r>
      <w:r>
        <w:t xml:space="preserve">here may be times even when the </w:t>
      </w:r>
      <w:proofErr w:type="spellStart"/>
      <w:proofErr w:type="gramStart"/>
      <w:r w:rsidRPr="006C495A">
        <w:rPr>
          <w:rFonts w:ascii="Courier New" w:hAnsi="Courier New" w:cs="Courier New"/>
        </w:rPr>
        <w:t>glm</w:t>
      </w:r>
      <w:proofErr w:type="spellEnd"/>
      <w:r w:rsidRPr="006C495A">
        <w:rPr>
          <w:rFonts w:ascii="Courier New" w:hAnsi="Courier New" w:cs="Courier New"/>
        </w:rPr>
        <w:t>(</w:t>
      </w:r>
      <w:proofErr w:type="gramEnd"/>
      <w:r w:rsidRPr="006C495A">
        <w:rPr>
          <w:rFonts w:ascii="Courier New" w:hAnsi="Courier New" w:cs="Courier New"/>
        </w:rPr>
        <w:t>)</w:t>
      </w:r>
      <w:r>
        <w:t xml:space="preserve"> function does not provide a warning. When parameter estimates are very large or very small with large estimated standard deviations, this is </w:t>
      </w:r>
      <w:r w:rsidR="00141990">
        <w:t xml:space="preserve">a </w:t>
      </w:r>
      <w:r>
        <w:t xml:space="preserve">sign that complete separation may exist. These types of parameter estimates can then lead </w:t>
      </w:r>
      <w:r>
        <w:lastRenderedPageBreak/>
        <w:t xml:space="preserve">to many observations with estimated probabilities of success close to 0 or 1. </w:t>
      </w:r>
    </w:p>
    <w:p w14:paraId="11599576" w14:textId="77777777" w:rsidR="00F1169B" w:rsidRDefault="00F1169B">
      <w:pPr>
        <w:rPr>
          <w:b/>
          <w:u w:val="single"/>
        </w:rPr>
      </w:pPr>
    </w:p>
    <w:p w14:paraId="34C785BE" w14:textId="77777777" w:rsidR="000F6E15" w:rsidRDefault="000F6E15">
      <w:pPr>
        <w:rPr>
          <w:b/>
          <w:u w:val="single"/>
        </w:rPr>
      </w:pPr>
      <w:r>
        <w:rPr>
          <w:b/>
          <w:u w:val="single"/>
        </w:rPr>
        <w:br w:type="page"/>
      </w:r>
    </w:p>
    <w:p w14:paraId="65629480" w14:textId="77777777" w:rsidR="00E56BEB" w:rsidRPr="006C6021" w:rsidRDefault="00E56BEB" w:rsidP="00E56BEB">
      <w:pPr>
        <w:rPr>
          <w:b/>
          <w:u w:val="single"/>
        </w:rPr>
      </w:pPr>
      <w:r>
        <w:rPr>
          <w:b/>
          <w:u w:val="single"/>
        </w:rPr>
        <w:lastRenderedPageBreak/>
        <w:t>Additional considerations for logistic regression</w:t>
      </w:r>
    </w:p>
    <w:p w14:paraId="11E7E179" w14:textId="77777777" w:rsidR="00E56BEB" w:rsidRDefault="00E56BEB" w:rsidP="00E56BEB"/>
    <w:p w14:paraId="07C192D0" w14:textId="69B6D9D7" w:rsidR="00E73B89" w:rsidRDefault="00E73B89" w:rsidP="00E73B89">
      <w:pPr>
        <w:pStyle w:val="ListParagraph"/>
        <w:numPr>
          <w:ilvl w:val="0"/>
          <w:numId w:val="35"/>
        </w:numPr>
      </w:pPr>
      <w:r>
        <w:t xml:space="preserve">There has been a lot of research </w:t>
      </w:r>
      <w:r w:rsidR="007C16E1">
        <w:t>on ROC curves</w:t>
      </w:r>
      <w:r>
        <w:t xml:space="preserve">, and we could spend a lot more time discussing </w:t>
      </w:r>
      <w:r w:rsidR="007C16E1">
        <w:t>the</w:t>
      </w:r>
      <w:r w:rsidR="008F0F41">
        <w:t>m</w:t>
      </w:r>
      <w:r>
        <w:t xml:space="preserve">! For example, one can plot a confidence interval band around the ROC curve. </w:t>
      </w:r>
    </w:p>
    <w:p w14:paraId="2829DD5A" w14:textId="77777777" w:rsidR="00E56BEB" w:rsidRDefault="00E56BEB" w:rsidP="00E56BEB">
      <w:pPr>
        <w:pStyle w:val="ListParagraph"/>
        <w:numPr>
          <w:ilvl w:val="0"/>
          <w:numId w:val="35"/>
        </w:numPr>
      </w:pPr>
      <w:r>
        <w:t xml:space="preserve">Variable selection can be performed by standard methods </w:t>
      </w:r>
      <w:r w:rsidR="00141990">
        <w:t xml:space="preserve">as </w:t>
      </w:r>
      <w:r>
        <w:t xml:space="preserve">when working with regression models. For example, the “best” model can be thought of as the one with the smallest Akaike’s information criteria (AIC). However, this does not address the classification accuracy of the model. </w:t>
      </w:r>
    </w:p>
    <w:p w14:paraId="691D8A7A" w14:textId="77777777" w:rsidR="003904F7" w:rsidRDefault="00E56BEB" w:rsidP="00E56BEB">
      <w:pPr>
        <w:pStyle w:val="ListParagraph"/>
        <w:numPr>
          <w:ilvl w:val="0"/>
          <w:numId w:val="35"/>
        </w:numPr>
      </w:pPr>
      <w:r>
        <w:t xml:space="preserve">In addition to sensitivity and specificity, measures of accuracy often of interest are the positive predictive value (PPV) and the negative predictive value (NPV). </w:t>
      </w:r>
      <w:r w:rsidR="000C25F3">
        <w:t>In the context of the HIV example, t</w:t>
      </w:r>
      <w:r w:rsidR="003904F7">
        <w:t xml:space="preserve">he PPV is equal to </w:t>
      </w:r>
    </w:p>
    <w:p w14:paraId="2D5660C9" w14:textId="77777777" w:rsidR="003904F7" w:rsidRDefault="003904F7" w:rsidP="003904F7"/>
    <w:p w14:paraId="65CBB929" w14:textId="77777777" w:rsidR="003904F7" w:rsidRDefault="000C25F3" w:rsidP="003904F7">
      <w:pPr>
        <w:ind w:left="1440"/>
      </w:pPr>
      <w:r w:rsidRPr="0096502F">
        <w:rPr>
          <w:position w:val="-14"/>
        </w:rPr>
        <w:object w:dxaOrig="6160" w:dyaOrig="580" w14:anchorId="512E1821">
          <v:shape id="_x0000_i1072" type="#_x0000_t75" style="width:308.55pt;height:27.45pt" o:ole="">
            <v:imagedata r:id="rId98" o:title=""/>
          </v:shape>
          <o:OLEObject Type="Embed" ProgID="Equation.DSMT4" ShapeID="_x0000_i1072" DrawAspect="Content" ObjectID="_1811685750" r:id="rId99"/>
        </w:object>
      </w:r>
    </w:p>
    <w:p w14:paraId="538B584C" w14:textId="77777777" w:rsidR="003904F7" w:rsidRDefault="003904F7" w:rsidP="003904F7">
      <w:pPr>
        <w:ind w:left="1440"/>
      </w:pPr>
    </w:p>
    <w:p w14:paraId="23C745DC" w14:textId="77777777" w:rsidR="003904F7" w:rsidRDefault="003904F7" w:rsidP="003904F7">
      <w:pPr>
        <w:ind w:left="720"/>
      </w:pPr>
      <w:r>
        <w:t xml:space="preserve">The NPV is equal to </w:t>
      </w:r>
    </w:p>
    <w:p w14:paraId="2ECFD221" w14:textId="77777777" w:rsidR="003904F7" w:rsidRDefault="003904F7" w:rsidP="003904F7">
      <w:pPr>
        <w:ind w:left="720"/>
      </w:pPr>
    </w:p>
    <w:p w14:paraId="75BD0138" w14:textId="77777777" w:rsidR="00E56BEB" w:rsidRDefault="000C25F3" w:rsidP="003904F7">
      <w:pPr>
        <w:ind w:left="1440"/>
      </w:pPr>
      <w:r w:rsidRPr="0096502F">
        <w:rPr>
          <w:position w:val="-14"/>
        </w:rPr>
        <w:object w:dxaOrig="6480" w:dyaOrig="580" w14:anchorId="7060822D">
          <v:shape id="_x0000_i1073" type="#_x0000_t75" style="width:325.7pt;height:27.45pt" o:ole="">
            <v:imagedata r:id="rId100" o:title=""/>
          </v:shape>
          <o:OLEObject Type="Embed" ProgID="Equation.DSMT4" ShapeID="_x0000_i1073" DrawAspect="Content" ObjectID="_1811685751" r:id="rId101"/>
        </w:object>
      </w:r>
    </w:p>
    <w:p w14:paraId="6EE4BB40" w14:textId="77777777" w:rsidR="006B722B" w:rsidRDefault="006B722B">
      <w:pPr>
        <w:rPr>
          <w:noProof/>
        </w:rPr>
      </w:pPr>
    </w:p>
    <w:p w14:paraId="57F07478" w14:textId="26CFFB67" w:rsidR="00871915" w:rsidRPr="00871915" w:rsidRDefault="000C25F3" w:rsidP="00B701EB">
      <w:pPr>
        <w:ind w:left="720"/>
      </w:pPr>
      <w:r>
        <w:rPr>
          <w:noProof/>
        </w:rPr>
        <w:t xml:space="preserve">Thus, we </w:t>
      </w:r>
      <w:r w:rsidR="001274D7">
        <w:rPr>
          <w:noProof/>
        </w:rPr>
        <w:t xml:space="preserve">essentially are looking at P(B|A) </w:t>
      </w:r>
      <w:r w:rsidR="00141990">
        <w:rPr>
          <w:noProof/>
        </w:rPr>
        <w:t xml:space="preserve">now </w:t>
      </w:r>
      <w:r w:rsidR="001274D7">
        <w:rPr>
          <w:noProof/>
        </w:rPr>
        <w:t xml:space="preserve">rather than P(A|B) as we were with the HIV example. To help emphasize the importance of these measures, suppose you </w:t>
      </w:r>
      <w:r w:rsidR="00D17A98">
        <w:rPr>
          <w:noProof/>
        </w:rPr>
        <w:t>took</w:t>
      </w:r>
      <w:r w:rsidR="001274D7">
        <w:rPr>
          <w:noProof/>
        </w:rPr>
        <w:t xml:space="preserve"> a test for a disease and your doctor has said that you tested positive. Wh</w:t>
      </w:r>
      <w:r w:rsidR="00A25F3B">
        <w:rPr>
          <w:noProof/>
        </w:rPr>
        <w:t>ich of these measures would be most important to you</w:t>
      </w:r>
      <w:r w:rsidR="001274D7">
        <w:rPr>
          <w:noProof/>
        </w:rPr>
        <w:t xml:space="preserve">? </w:t>
      </w:r>
    </w:p>
    <w:p w14:paraId="3EB100ED" w14:textId="24F6F4BB" w:rsidR="002045AE" w:rsidRDefault="002045AE" w:rsidP="00871915">
      <w:pPr>
        <w:pStyle w:val="ListParagraph"/>
        <w:numPr>
          <w:ilvl w:val="0"/>
          <w:numId w:val="45"/>
        </w:numPr>
        <w:rPr>
          <w:noProof/>
        </w:rPr>
      </w:pPr>
      <w:r w:rsidRPr="00795485">
        <w:lastRenderedPageBreak/>
        <w:t xml:space="preserve">When you are done trying all of </w:t>
      </w:r>
      <w:proofErr w:type="gramStart"/>
      <w:r w:rsidRPr="00795485">
        <w:t>classification</w:t>
      </w:r>
      <w:proofErr w:type="gramEnd"/>
      <w:r w:rsidRPr="00795485">
        <w:t xml:space="preserve"> methods, one should plot the accuracy levels to help choose between the methods. Below is a plot for the placekicking data set</w:t>
      </w:r>
      <w:r w:rsidR="00871915" w:rsidRPr="00795485">
        <w:t xml:space="preserve"> (</w:t>
      </w:r>
      <w:proofErr w:type="spellStart"/>
      <w:r w:rsidR="00A25F3B">
        <w:t>P</w:t>
      </w:r>
      <w:r w:rsidR="00871915" w:rsidRPr="00795485">
        <w:t>lot</w:t>
      </w:r>
      <w:r w:rsidR="00A25F3B">
        <w:t>A</w:t>
      </w:r>
      <w:r w:rsidR="00871915" w:rsidRPr="00795485">
        <w:t>ccur</w:t>
      </w:r>
      <w:r w:rsidR="00A25F3B">
        <w:t>a</w:t>
      </w:r>
      <w:r w:rsidR="00871915" w:rsidRPr="00795485">
        <w:t>cy.</w:t>
      </w:r>
      <w:r w:rsidR="00A25F3B">
        <w:t>R</w:t>
      </w:r>
      <w:proofErr w:type="spellEnd"/>
      <w:r w:rsidR="00795485">
        <w:t xml:space="preserve">): </w:t>
      </w:r>
    </w:p>
    <w:p w14:paraId="277D5C11" w14:textId="77777777" w:rsidR="00795485" w:rsidRDefault="00795485" w:rsidP="00795485">
      <w:pPr>
        <w:pStyle w:val="ListParagraph"/>
      </w:pPr>
    </w:p>
    <w:p w14:paraId="0F41B519" w14:textId="77777777" w:rsidR="00795485" w:rsidRDefault="007F69BD" w:rsidP="00795485">
      <w:pPr>
        <w:pStyle w:val="ListParagraph"/>
      </w:pPr>
      <w:r>
        <w:rPr>
          <w:noProof/>
        </w:rPr>
        <w:drawing>
          <wp:inline distT="0" distB="0" distL="0" distR="0" wp14:anchorId="416EF088" wp14:editId="6AFB8DF4">
            <wp:extent cx="5596890" cy="5596890"/>
            <wp:effectExtent l="0" t="0" r="0" b="0"/>
            <wp:docPr id="20" name="Picture 20" descr="Cross-validation results for specificity, sensitivity, and over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ross-validation results for specificity, sensitivity, and overall"/>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596890" cy="5596890"/>
                    </a:xfrm>
                    <a:prstGeom prst="rect">
                      <a:avLst/>
                    </a:prstGeom>
                    <a:noFill/>
                    <a:ln>
                      <a:noFill/>
                    </a:ln>
                  </pic:spPr>
                </pic:pic>
              </a:graphicData>
            </a:graphic>
          </wp:inline>
        </w:drawing>
      </w:r>
    </w:p>
    <w:p w14:paraId="66CD270B" w14:textId="77777777" w:rsidR="00795485" w:rsidRDefault="00795485" w:rsidP="00795485">
      <w:pPr>
        <w:pStyle w:val="ListParagraph"/>
      </w:pPr>
    </w:p>
    <w:p w14:paraId="675FBC37" w14:textId="77777777" w:rsidR="00795485" w:rsidRDefault="00795485" w:rsidP="00795485">
      <w:pPr>
        <w:pStyle w:val="ListParagraph"/>
      </w:pPr>
    </w:p>
    <w:p w14:paraId="5EC48769" w14:textId="77777777" w:rsidR="00795485" w:rsidRDefault="007F69BD" w:rsidP="00795485">
      <w:pPr>
        <w:pStyle w:val="ListParagraph"/>
      </w:pPr>
      <w:r>
        <w:rPr>
          <w:noProof/>
        </w:rPr>
        <w:lastRenderedPageBreak/>
        <w:drawing>
          <wp:inline distT="0" distB="0" distL="0" distR="0" wp14:anchorId="3E3A8A48" wp14:editId="1E3F2E43">
            <wp:extent cx="5596890" cy="5596890"/>
            <wp:effectExtent l="0" t="0" r="0" b="0"/>
            <wp:docPr id="21" name="Picture 21" descr="Validation results for specificity, sensitivity, and over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Validation results for specificity, sensitivity, and overall"/>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596890" cy="5596890"/>
                    </a:xfrm>
                    <a:prstGeom prst="rect">
                      <a:avLst/>
                    </a:prstGeom>
                    <a:noFill/>
                    <a:ln>
                      <a:noFill/>
                    </a:ln>
                  </pic:spPr>
                </pic:pic>
              </a:graphicData>
            </a:graphic>
          </wp:inline>
        </w:drawing>
      </w:r>
    </w:p>
    <w:p w14:paraId="348BA388" w14:textId="77777777" w:rsidR="00795485" w:rsidRPr="00795485" w:rsidRDefault="00795485" w:rsidP="00795485">
      <w:pPr>
        <w:pStyle w:val="ListParagraph"/>
        <w:rPr>
          <w:noProof/>
        </w:rPr>
      </w:pPr>
    </w:p>
    <w:p w14:paraId="0C943523" w14:textId="75642120" w:rsidR="00871915" w:rsidRDefault="00303880" w:rsidP="00F371B3">
      <w:pPr>
        <w:ind w:left="1440"/>
      </w:pPr>
      <w:r>
        <w:rPr>
          <w:noProof/>
        </w:rPr>
        <w:t>Which method is best?</w:t>
      </w:r>
    </w:p>
    <w:sectPr w:rsidR="00871915" w:rsidSect="00193B88">
      <w:headerReference w:type="default" r:id="rId104"/>
      <w:pgSz w:w="12240" w:h="15840"/>
      <w:pgMar w:top="720" w:right="720" w:bottom="720" w:left="720" w:header="720" w:footer="720" w:gutter="0"/>
      <w:cols w:space="720"/>
      <w:docGrid w:linePitch="5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E0789" w14:textId="77777777" w:rsidR="00D54E66" w:rsidRDefault="00D54E66">
      <w:r>
        <w:separator/>
      </w:r>
    </w:p>
  </w:endnote>
  <w:endnote w:type="continuationSeparator" w:id="0">
    <w:p w14:paraId="6E98C73C" w14:textId="77777777" w:rsidR="00D54E66" w:rsidRDefault="00D5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Euclid">
    <w:panose1 w:val="02020503060505020303"/>
    <w:charset w:val="00"/>
    <w:family w:val="roman"/>
    <w:pitch w:val="variable"/>
    <w:sig w:usb0="8000002F" w:usb1="0000000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299E7" w14:textId="77777777" w:rsidR="00D54E66" w:rsidRDefault="00D54E66">
      <w:r>
        <w:separator/>
      </w:r>
    </w:p>
  </w:footnote>
  <w:footnote w:type="continuationSeparator" w:id="0">
    <w:p w14:paraId="6C310415" w14:textId="77777777" w:rsidR="00D54E66" w:rsidRDefault="00D5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048563606"/>
      <w:docPartObj>
        <w:docPartGallery w:val="Page Numbers (Top of Page)"/>
        <w:docPartUnique/>
      </w:docPartObj>
    </w:sdtPr>
    <w:sdtEndPr>
      <w:rPr>
        <w:noProof/>
        <w:sz w:val="28"/>
        <w:szCs w:val="28"/>
      </w:rPr>
    </w:sdtEndPr>
    <w:sdtContent>
      <w:p w14:paraId="53C8AF69" w14:textId="77777777" w:rsidR="00246AEE" w:rsidRPr="00246AEE" w:rsidRDefault="00246AEE">
        <w:pPr>
          <w:pStyle w:val="Header"/>
          <w:jc w:val="right"/>
          <w:rPr>
            <w:sz w:val="28"/>
            <w:szCs w:val="28"/>
          </w:rPr>
        </w:pPr>
        <w:r w:rsidRPr="00246AEE">
          <w:rPr>
            <w:sz w:val="32"/>
            <w:szCs w:val="32"/>
          </w:rPr>
          <w:t>Logistic.</w:t>
        </w:r>
        <w:r w:rsidRPr="00246AEE">
          <w:rPr>
            <w:sz w:val="32"/>
            <w:szCs w:val="32"/>
          </w:rPr>
          <w:fldChar w:fldCharType="begin"/>
        </w:r>
        <w:r w:rsidRPr="00246AEE">
          <w:rPr>
            <w:sz w:val="32"/>
            <w:szCs w:val="32"/>
          </w:rPr>
          <w:instrText xml:space="preserve"> PAGE   \* MERGEFORMAT </w:instrText>
        </w:r>
        <w:r w:rsidRPr="00246AEE">
          <w:rPr>
            <w:sz w:val="32"/>
            <w:szCs w:val="32"/>
          </w:rPr>
          <w:fldChar w:fldCharType="separate"/>
        </w:r>
        <w:r w:rsidR="00180530">
          <w:rPr>
            <w:noProof/>
            <w:sz w:val="32"/>
            <w:szCs w:val="32"/>
          </w:rPr>
          <w:t>1</w:t>
        </w:r>
        <w:r w:rsidRPr="00246AEE">
          <w:rPr>
            <w:noProof/>
            <w:sz w:val="32"/>
            <w:szCs w:val="32"/>
          </w:rPr>
          <w:fldChar w:fldCharType="end"/>
        </w:r>
      </w:p>
    </w:sdtContent>
  </w:sdt>
  <w:p w14:paraId="54FE1EF1" w14:textId="77777777" w:rsidR="00246AEE" w:rsidRDefault="00246A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F64"/>
    <w:multiLevelType w:val="hybridMultilevel"/>
    <w:tmpl w:val="E2EE88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99202F"/>
    <w:multiLevelType w:val="hybridMultilevel"/>
    <w:tmpl w:val="CF00CB1A"/>
    <w:lvl w:ilvl="0" w:tplc="AD1CAA7C">
      <w:start w:val="1"/>
      <w:numFmt w:val="decimal"/>
      <w:lvlText w:val="%1"/>
      <w:lvlJc w:val="left"/>
      <w:pPr>
        <w:ind w:left="2550" w:hanging="6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 w15:restartNumberingAfterBreak="0">
    <w:nsid w:val="05011DA5"/>
    <w:multiLevelType w:val="hybridMultilevel"/>
    <w:tmpl w:val="D4881D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310437"/>
    <w:multiLevelType w:val="hybridMultilevel"/>
    <w:tmpl w:val="CEE6E57E"/>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A556842"/>
    <w:multiLevelType w:val="hybridMultilevel"/>
    <w:tmpl w:val="00368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8760CD"/>
    <w:multiLevelType w:val="multilevel"/>
    <w:tmpl w:val="D6784A44"/>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DB71CF9"/>
    <w:multiLevelType w:val="hybridMultilevel"/>
    <w:tmpl w:val="3F7839EA"/>
    <w:lvl w:ilvl="0" w:tplc="16202434">
      <w:start w:val="1"/>
      <w:numFmt w:val="decimal"/>
      <w:lvlText w:val="%1"/>
      <w:lvlJc w:val="left"/>
      <w:pPr>
        <w:ind w:left="2385" w:hanging="495"/>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7" w15:restartNumberingAfterBreak="0">
    <w:nsid w:val="20B324A8"/>
    <w:multiLevelType w:val="hybridMultilevel"/>
    <w:tmpl w:val="0DBC4F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5AC0424"/>
    <w:multiLevelType w:val="hybridMultilevel"/>
    <w:tmpl w:val="09A07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072372"/>
    <w:multiLevelType w:val="hybridMultilevel"/>
    <w:tmpl w:val="B24CBE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482FEA"/>
    <w:multiLevelType w:val="hybridMultilevel"/>
    <w:tmpl w:val="D27EC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FF1A97"/>
    <w:multiLevelType w:val="hybridMultilevel"/>
    <w:tmpl w:val="918634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A856165"/>
    <w:multiLevelType w:val="hybridMultilevel"/>
    <w:tmpl w:val="3A9019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B243CEE"/>
    <w:multiLevelType w:val="hybridMultilevel"/>
    <w:tmpl w:val="8062B3E6"/>
    <w:lvl w:ilvl="0" w:tplc="A0849208">
      <w:start w:val="1"/>
      <w:numFmt w:val="decimal"/>
      <w:lvlText w:val="%1."/>
      <w:lvlJc w:val="left"/>
      <w:pPr>
        <w:tabs>
          <w:tab w:val="num" w:pos="504"/>
        </w:tabs>
        <w:ind w:left="504" w:hanging="504"/>
      </w:pPr>
      <w:rPr>
        <w:rFonts w:hint="default"/>
      </w:rPr>
    </w:lvl>
    <w:lvl w:ilvl="1" w:tplc="04090019" w:tentative="1">
      <w:start w:val="1"/>
      <w:numFmt w:val="lowerLetter"/>
      <w:lvlText w:val="%2."/>
      <w:lvlJc w:val="left"/>
      <w:pPr>
        <w:tabs>
          <w:tab w:val="num" w:pos="1296"/>
        </w:tabs>
        <w:ind w:left="1296" w:hanging="360"/>
      </w:pPr>
    </w:lvl>
    <w:lvl w:ilvl="2" w:tplc="0409001B" w:tentative="1">
      <w:start w:val="1"/>
      <w:numFmt w:val="lowerRoman"/>
      <w:lvlText w:val="%3."/>
      <w:lvlJc w:val="right"/>
      <w:pPr>
        <w:tabs>
          <w:tab w:val="num" w:pos="2016"/>
        </w:tabs>
        <w:ind w:left="2016" w:hanging="180"/>
      </w:pPr>
    </w:lvl>
    <w:lvl w:ilvl="3" w:tplc="0409000F" w:tentative="1">
      <w:start w:val="1"/>
      <w:numFmt w:val="decimal"/>
      <w:lvlText w:val="%4."/>
      <w:lvlJc w:val="left"/>
      <w:pPr>
        <w:tabs>
          <w:tab w:val="num" w:pos="2736"/>
        </w:tabs>
        <w:ind w:left="2736" w:hanging="360"/>
      </w:p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14" w15:restartNumberingAfterBreak="0">
    <w:nsid w:val="2DD340E1"/>
    <w:multiLevelType w:val="hybridMultilevel"/>
    <w:tmpl w:val="A5C85FB4"/>
    <w:lvl w:ilvl="0" w:tplc="AACE33E0">
      <w:start w:val="1"/>
      <w:numFmt w:val="decimal"/>
      <w:lvlText w:val="%1"/>
      <w:lvlJc w:val="left"/>
      <w:pPr>
        <w:ind w:left="2775" w:hanging="1335"/>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41A76AB"/>
    <w:multiLevelType w:val="hybridMultilevel"/>
    <w:tmpl w:val="8710F3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5954141"/>
    <w:multiLevelType w:val="hybridMultilevel"/>
    <w:tmpl w:val="38E07910"/>
    <w:lvl w:ilvl="0" w:tplc="A0849208">
      <w:start w:val="1"/>
      <w:numFmt w:val="decimal"/>
      <w:lvlText w:val="%1."/>
      <w:lvlJc w:val="left"/>
      <w:pPr>
        <w:tabs>
          <w:tab w:val="num" w:pos="504"/>
        </w:tabs>
        <w:ind w:left="504" w:hanging="504"/>
      </w:pPr>
      <w:rPr>
        <w:rFonts w:hint="default"/>
      </w:rPr>
    </w:lvl>
    <w:lvl w:ilvl="1" w:tplc="04090019">
      <w:start w:val="1"/>
      <w:numFmt w:val="lowerLetter"/>
      <w:lvlText w:val="%2."/>
      <w:lvlJc w:val="left"/>
      <w:pPr>
        <w:tabs>
          <w:tab w:val="num" w:pos="1296"/>
        </w:tabs>
        <w:ind w:left="1296" w:hanging="360"/>
      </w:pPr>
    </w:lvl>
    <w:lvl w:ilvl="2" w:tplc="0409001B" w:tentative="1">
      <w:start w:val="1"/>
      <w:numFmt w:val="lowerRoman"/>
      <w:lvlText w:val="%3."/>
      <w:lvlJc w:val="right"/>
      <w:pPr>
        <w:tabs>
          <w:tab w:val="num" w:pos="2016"/>
        </w:tabs>
        <w:ind w:left="2016" w:hanging="180"/>
      </w:pPr>
    </w:lvl>
    <w:lvl w:ilvl="3" w:tplc="0409000F" w:tentative="1">
      <w:start w:val="1"/>
      <w:numFmt w:val="decimal"/>
      <w:lvlText w:val="%4."/>
      <w:lvlJc w:val="left"/>
      <w:pPr>
        <w:tabs>
          <w:tab w:val="num" w:pos="2736"/>
        </w:tabs>
        <w:ind w:left="2736" w:hanging="360"/>
      </w:p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17" w15:restartNumberingAfterBreak="0">
    <w:nsid w:val="38F12ECD"/>
    <w:multiLevelType w:val="hybridMultilevel"/>
    <w:tmpl w:val="544C7850"/>
    <w:lvl w:ilvl="0" w:tplc="C49AEDAA">
      <w:start w:val="1"/>
      <w:numFmt w:val="decimal"/>
      <w:lvlText w:val="%1)"/>
      <w:lvlJc w:val="left"/>
      <w:pPr>
        <w:tabs>
          <w:tab w:val="num" w:pos="1896"/>
        </w:tabs>
        <w:ind w:left="1896" w:hanging="456"/>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8" w15:restartNumberingAfterBreak="0">
    <w:nsid w:val="39024CEB"/>
    <w:multiLevelType w:val="hybridMultilevel"/>
    <w:tmpl w:val="9D0A30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05022D"/>
    <w:multiLevelType w:val="hybridMultilevel"/>
    <w:tmpl w:val="06BA4CB6"/>
    <w:lvl w:ilvl="0" w:tplc="5A3E8378">
      <w:start w:val="1"/>
      <w:numFmt w:val="decimal"/>
      <w:lvlText w:val="%1"/>
      <w:lvlJc w:val="left"/>
      <w:pPr>
        <w:ind w:left="2550" w:hanging="6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0" w15:restartNumberingAfterBreak="0">
    <w:nsid w:val="43375E3A"/>
    <w:multiLevelType w:val="hybridMultilevel"/>
    <w:tmpl w:val="89B69A56"/>
    <w:lvl w:ilvl="0" w:tplc="AC84CB36">
      <w:start w:val="1"/>
      <w:numFmt w:val="decimal"/>
      <w:lvlText w:val="%1"/>
      <w:lvlJc w:val="left"/>
      <w:pPr>
        <w:ind w:left="2940" w:hanging="150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6014778"/>
    <w:multiLevelType w:val="hybridMultilevel"/>
    <w:tmpl w:val="FD30C4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75840BF"/>
    <w:multiLevelType w:val="hybridMultilevel"/>
    <w:tmpl w:val="904E78F2"/>
    <w:lvl w:ilvl="0" w:tplc="EE0ABE0E">
      <w:start w:val="1"/>
      <w:numFmt w:val="decimal"/>
      <w:lvlText w:val="%1"/>
      <w:lvlJc w:val="left"/>
      <w:pPr>
        <w:ind w:left="2385" w:hanging="495"/>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3" w15:restartNumberingAfterBreak="0">
    <w:nsid w:val="4A2B13B1"/>
    <w:multiLevelType w:val="hybridMultilevel"/>
    <w:tmpl w:val="30021B2E"/>
    <w:lvl w:ilvl="0" w:tplc="9426D93E">
      <w:start w:val="1"/>
      <w:numFmt w:val="bullet"/>
      <w:lvlText w:val=""/>
      <w:lvlJc w:val="left"/>
      <w:pPr>
        <w:tabs>
          <w:tab w:val="num" w:pos="720"/>
        </w:tabs>
        <w:ind w:left="720" w:hanging="360"/>
      </w:pPr>
      <w:rPr>
        <w:rFonts w:ascii="Wingdings" w:hAnsi="Wingdings" w:hint="default"/>
        <w:color w:val="0000FF"/>
      </w:rPr>
    </w:lvl>
    <w:lvl w:ilvl="1" w:tplc="04090003" w:tentative="1">
      <w:start w:val="1"/>
      <w:numFmt w:val="bullet"/>
      <w:lvlText w:val="o"/>
      <w:lvlJc w:val="left"/>
      <w:pPr>
        <w:tabs>
          <w:tab w:val="num" w:pos="936"/>
        </w:tabs>
        <w:ind w:left="936" w:hanging="360"/>
      </w:pPr>
      <w:rPr>
        <w:rFonts w:ascii="Courier New" w:hAnsi="Courier New" w:hint="default"/>
      </w:rPr>
    </w:lvl>
    <w:lvl w:ilvl="2" w:tplc="04090005" w:tentative="1">
      <w:start w:val="1"/>
      <w:numFmt w:val="bullet"/>
      <w:lvlText w:val=""/>
      <w:lvlJc w:val="left"/>
      <w:pPr>
        <w:tabs>
          <w:tab w:val="num" w:pos="1656"/>
        </w:tabs>
        <w:ind w:left="1656" w:hanging="360"/>
      </w:pPr>
      <w:rPr>
        <w:rFonts w:ascii="Wingdings" w:hAnsi="Wingdings" w:hint="default"/>
      </w:rPr>
    </w:lvl>
    <w:lvl w:ilvl="3" w:tplc="04090001" w:tentative="1">
      <w:start w:val="1"/>
      <w:numFmt w:val="bullet"/>
      <w:lvlText w:val=""/>
      <w:lvlJc w:val="left"/>
      <w:pPr>
        <w:tabs>
          <w:tab w:val="num" w:pos="2376"/>
        </w:tabs>
        <w:ind w:left="2376" w:hanging="360"/>
      </w:pPr>
      <w:rPr>
        <w:rFonts w:ascii="Symbol" w:hAnsi="Symbol" w:hint="default"/>
      </w:rPr>
    </w:lvl>
    <w:lvl w:ilvl="4" w:tplc="04090003" w:tentative="1">
      <w:start w:val="1"/>
      <w:numFmt w:val="bullet"/>
      <w:lvlText w:val="o"/>
      <w:lvlJc w:val="left"/>
      <w:pPr>
        <w:tabs>
          <w:tab w:val="num" w:pos="3096"/>
        </w:tabs>
        <w:ind w:left="3096" w:hanging="360"/>
      </w:pPr>
      <w:rPr>
        <w:rFonts w:ascii="Courier New" w:hAnsi="Courier New" w:hint="default"/>
      </w:rPr>
    </w:lvl>
    <w:lvl w:ilvl="5" w:tplc="04090005" w:tentative="1">
      <w:start w:val="1"/>
      <w:numFmt w:val="bullet"/>
      <w:lvlText w:val=""/>
      <w:lvlJc w:val="left"/>
      <w:pPr>
        <w:tabs>
          <w:tab w:val="num" w:pos="3816"/>
        </w:tabs>
        <w:ind w:left="3816" w:hanging="360"/>
      </w:pPr>
      <w:rPr>
        <w:rFonts w:ascii="Wingdings" w:hAnsi="Wingdings" w:hint="default"/>
      </w:rPr>
    </w:lvl>
    <w:lvl w:ilvl="6" w:tplc="04090001" w:tentative="1">
      <w:start w:val="1"/>
      <w:numFmt w:val="bullet"/>
      <w:lvlText w:val=""/>
      <w:lvlJc w:val="left"/>
      <w:pPr>
        <w:tabs>
          <w:tab w:val="num" w:pos="4536"/>
        </w:tabs>
        <w:ind w:left="4536" w:hanging="360"/>
      </w:pPr>
      <w:rPr>
        <w:rFonts w:ascii="Symbol" w:hAnsi="Symbol" w:hint="default"/>
      </w:rPr>
    </w:lvl>
    <w:lvl w:ilvl="7" w:tplc="04090003" w:tentative="1">
      <w:start w:val="1"/>
      <w:numFmt w:val="bullet"/>
      <w:lvlText w:val="o"/>
      <w:lvlJc w:val="left"/>
      <w:pPr>
        <w:tabs>
          <w:tab w:val="num" w:pos="5256"/>
        </w:tabs>
        <w:ind w:left="5256" w:hanging="360"/>
      </w:pPr>
      <w:rPr>
        <w:rFonts w:ascii="Courier New" w:hAnsi="Courier New" w:hint="default"/>
      </w:rPr>
    </w:lvl>
    <w:lvl w:ilvl="8" w:tplc="04090005" w:tentative="1">
      <w:start w:val="1"/>
      <w:numFmt w:val="bullet"/>
      <w:lvlText w:val=""/>
      <w:lvlJc w:val="left"/>
      <w:pPr>
        <w:tabs>
          <w:tab w:val="num" w:pos="5976"/>
        </w:tabs>
        <w:ind w:left="5976" w:hanging="360"/>
      </w:pPr>
      <w:rPr>
        <w:rFonts w:ascii="Wingdings" w:hAnsi="Wingdings" w:hint="default"/>
      </w:rPr>
    </w:lvl>
  </w:abstractNum>
  <w:abstractNum w:abstractNumId="24" w15:restartNumberingAfterBreak="0">
    <w:nsid w:val="4CDD083E"/>
    <w:multiLevelType w:val="hybridMultilevel"/>
    <w:tmpl w:val="9CBAFAF2"/>
    <w:lvl w:ilvl="0" w:tplc="49ACBFAE">
      <w:start w:val="1"/>
      <w:numFmt w:val="bullet"/>
      <w:lvlText w:val=""/>
      <w:lvlJc w:val="left"/>
      <w:pPr>
        <w:tabs>
          <w:tab w:val="num" w:pos="360"/>
        </w:tabs>
        <w:ind w:left="360" w:hanging="360"/>
      </w:pPr>
      <w:rPr>
        <w:rFonts w:ascii="Symbol" w:hAnsi="Symbol" w:hint="default"/>
        <w:color w:val="FF0000"/>
      </w:rPr>
    </w:lvl>
    <w:lvl w:ilvl="1" w:tplc="6C6861E4">
      <w:start w:val="1"/>
      <w:numFmt w:val="bullet"/>
      <w:lvlText w:val=""/>
      <w:lvlJc w:val="left"/>
      <w:pPr>
        <w:tabs>
          <w:tab w:val="num" w:pos="576"/>
        </w:tabs>
        <w:ind w:left="576" w:hanging="360"/>
      </w:pPr>
      <w:rPr>
        <w:rFonts w:ascii="Symbol" w:hAnsi="Symbol" w:hint="default"/>
        <w:color w:val="FF0000"/>
      </w:rPr>
    </w:lvl>
    <w:lvl w:ilvl="2" w:tplc="04090005" w:tentative="1">
      <w:start w:val="1"/>
      <w:numFmt w:val="bullet"/>
      <w:lvlText w:val=""/>
      <w:lvlJc w:val="left"/>
      <w:pPr>
        <w:tabs>
          <w:tab w:val="num" w:pos="1296"/>
        </w:tabs>
        <w:ind w:left="1296" w:hanging="360"/>
      </w:pPr>
      <w:rPr>
        <w:rFonts w:ascii="Wingdings" w:hAnsi="Wingdings" w:hint="default"/>
      </w:rPr>
    </w:lvl>
    <w:lvl w:ilvl="3" w:tplc="04090001" w:tentative="1">
      <w:start w:val="1"/>
      <w:numFmt w:val="bullet"/>
      <w:lvlText w:val=""/>
      <w:lvlJc w:val="left"/>
      <w:pPr>
        <w:tabs>
          <w:tab w:val="num" w:pos="2016"/>
        </w:tabs>
        <w:ind w:left="2016" w:hanging="360"/>
      </w:pPr>
      <w:rPr>
        <w:rFonts w:ascii="Symbol" w:hAnsi="Symbol" w:hint="default"/>
      </w:rPr>
    </w:lvl>
    <w:lvl w:ilvl="4" w:tplc="04090003" w:tentative="1">
      <w:start w:val="1"/>
      <w:numFmt w:val="bullet"/>
      <w:lvlText w:val="o"/>
      <w:lvlJc w:val="left"/>
      <w:pPr>
        <w:tabs>
          <w:tab w:val="num" w:pos="2736"/>
        </w:tabs>
        <w:ind w:left="2736" w:hanging="360"/>
      </w:pPr>
      <w:rPr>
        <w:rFonts w:ascii="Courier New" w:hAnsi="Courier New" w:hint="default"/>
      </w:rPr>
    </w:lvl>
    <w:lvl w:ilvl="5" w:tplc="04090005" w:tentative="1">
      <w:start w:val="1"/>
      <w:numFmt w:val="bullet"/>
      <w:lvlText w:val=""/>
      <w:lvlJc w:val="left"/>
      <w:pPr>
        <w:tabs>
          <w:tab w:val="num" w:pos="3456"/>
        </w:tabs>
        <w:ind w:left="3456" w:hanging="360"/>
      </w:pPr>
      <w:rPr>
        <w:rFonts w:ascii="Wingdings" w:hAnsi="Wingdings" w:hint="default"/>
      </w:rPr>
    </w:lvl>
    <w:lvl w:ilvl="6" w:tplc="04090001" w:tentative="1">
      <w:start w:val="1"/>
      <w:numFmt w:val="bullet"/>
      <w:lvlText w:val=""/>
      <w:lvlJc w:val="left"/>
      <w:pPr>
        <w:tabs>
          <w:tab w:val="num" w:pos="4176"/>
        </w:tabs>
        <w:ind w:left="4176" w:hanging="360"/>
      </w:pPr>
      <w:rPr>
        <w:rFonts w:ascii="Symbol" w:hAnsi="Symbol" w:hint="default"/>
      </w:rPr>
    </w:lvl>
    <w:lvl w:ilvl="7" w:tplc="04090003" w:tentative="1">
      <w:start w:val="1"/>
      <w:numFmt w:val="bullet"/>
      <w:lvlText w:val="o"/>
      <w:lvlJc w:val="left"/>
      <w:pPr>
        <w:tabs>
          <w:tab w:val="num" w:pos="4896"/>
        </w:tabs>
        <w:ind w:left="4896" w:hanging="360"/>
      </w:pPr>
      <w:rPr>
        <w:rFonts w:ascii="Courier New" w:hAnsi="Courier New" w:hint="default"/>
      </w:rPr>
    </w:lvl>
    <w:lvl w:ilvl="8" w:tplc="04090005" w:tentative="1">
      <w:start w:val="1"/>
      <w:numFmt w:val="bullet"/>
      <w:lvlText w:val=""/>
      <w:lvlJc w:val="left"/>
      <w:pPr>
        <w:tabs>
          <w:tab w:val="num" w:pos="5616"/>
        </w:tabs>
        <w:ind w:left="5616" w:hanging="360"/>
      </w:pPr>
      <w:rPr>
        <w:rFonts w:ascii="Wingdings" w:hAnsi="Wingdings" w:hint="default"/>
      </w:rPr>
    </w:lvl>
  </w:abstractNum>
  <w:abstractNum w:abstractNumId="25" w15:restartNumberingAfterBreak="0">
    <w:nsid w:val="4E542AE0"/>
    <w:multiLevelType w:val="hybridMultilevel"/>
    <w:tmpl w:val="28F49B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F511C6B"/>
    <w:multiLevelType w:val="hybridMultilevel"/>
    <w:tmpl w:val="B6C4FE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FD30C57"/>
    <w:multiLevelType w:val="hybridMultilevel"/>
    <w:tmpl w:val="3AC89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5E47C2"/>
    <w:multiLevelType w:val="hybridMultilevel"/>
    <w:tmpl w:val="1E9A84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83A5FE1"/>
    <w:multiLevelType w:val="hybridMultilevel"/>
    <w:tmpl w:val="1C869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531B95"/>
    <w:multiLevelType w:val="hybridMultilevel"/>
    <w:tmpl w:val="8F982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9956A80"/>
    <w:multiLevelType w:val="hybridMultilevel"/>
    <w:tmpl w:val="DB4CA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5D03B5"/>
    <w:multiLevelType w:val="hybridMultilevel"/>
    <w:tmpl w:val="C534FE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E2B6694"/>
    <w:multiLevelType w:val="hybridMultilevel"/>
    <w:tmpl w:val="2806DAA8"/>
    <w:lvl w:ilvl="0" w:tplc="24589B5E">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E8559E0"/>
    <w:multiLevelType w:val="hybridMultilevel"/>
    <w:tmpl w:val="32EAB49E"/>
    <w:lvl w:ilvl="0" w:tplc="E3EEA5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EB05348"/>
    <w:multiLevelType w:val="hybridMultilevel"/>
    <w:tmpl w:val="798A11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F4D4912"/>
    <w:multiLevelType w:val="hybridMultilevel"/>
    <w:tmpl w:val="ED80C5C0"/>
    <w:lvl w:ilvl="0" w:tplc="6C6861E4">
      <w:start w:val="1"/>
      <w:numFmt w:val="bullet"/>
      <w:lvlText w:val=""/>
      <w:lvlJc w:val="left"/>
      <w:pPr>
        <w:tabs>
          <w:tab w:val="num" w:pos="1080"/>
        </w:tabs>
        <w:ind w:left="1080" w:hanging="360"/>
      </w:pPr>
      <w:rPr>
        <w:rFonts w:ascii="Symbol" w:hAnsi="Symbol" w:hint="default"/>
        <w:color w:val="FF0000"/>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5FA756F9"/>
    <w:multiLevelType w:val="hybridMultilevel"/>
    <w:tmpl w:val="D0AE37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6B15057"/>
    <w:multiLevelType w:val="hybridMultilevel"/>
    <w:tmpl w:val="38EE8A9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6ED6CE7"/>
    <w:multiLevelType w:val="hybridMultilevel"/>
    <w:tmpl w:val="8458AB64"/>
    <w:lvl w:ilvl="0" w:tplc="10E22700">
      <w:start w:val="1"/>
      <w:numFmt w:val="decimal"/>
      <w:lvlText w:val="%1"/>
      <w:lvlJc w:val="left"/>
      <w:pPr>
        <w:ind w:left="2385" w:hanging="495"/>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0" w15:restartNumberingAfterBreak="0">
    <w:nsid w:val="6CFE0BE8"/>
    <w:multiLevelType w:val="hybridMultilevel"/>
    <w:tmpl w:val="57EEDC1A"/>
    <w:lvl w:ilvl="0" w:tplc="73F8515E">
      <w:start w:val="1"/>
      <w:numFmt w:val="bullet"/>
      <w:lvlText w:val=""/>
      <w:lvlJc w:val="left"/>
      <w:pPr>
        <w:tabs>
          <w:tab w:val="num" w:pos="360"/>
        </w:tabs>
        <w:ind w:left="360" w:hanging="360"/>
      </w:pPr>
      <w:rPr>
        <w:rFonts w:ascii="Wingdings" w:hAnsi="Wingdings" w:hint="default"/>
        <w:color w:val="008000"/>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1" w15:restartNumberingAfterBreak="0">
    <w:nsid w:val="6EBB4B25"/>
    <w:multiLevelType w:val="multilevel"/>
    <w:tmpl w:val="3B50CF52"/>
    <w:lvl w:ilvl="0">
      <w:start w:val="5"/>
      <w:numFmt w:val="decimal"/>
      <w:pStyle w:val="Heading1"/>
      <w:lvlText w:val="%1."/>
      <w:lvlJc w:val="left"/>
      <w:pPr>
        <w:tabs>
          <w:tab w:val="num" w:pos="504"/>
        </w:tabs>
        <w:ind w:left="504" w:hanging="504"/>
      </w:pPr>
      <w:rPr>
        <w:rFonts w:hint="default"/>
      </w:rPr>
    </w:lvl>
    <w:lvl w:ilvl="1">
      <w:start w:val="1"/>
      <w:numFmt w:val="decimal"/>
      <w:pStyle w:val="Heading2"/>
      <w:isLgl/>
      <w:lvlText w:val="%1.%2"/>
      <w:lvlJc w:val="left"/>
      <w:pPr>
        <w:tabs>
          <w:tab w:val="num" w:pos="864"/>
        </w:tabs>
        <w:ind w:left="864" w:hanging="864"/>
      </w:pPr>
      <w:rPr>
        <w:rFonts w:hint="default"/>
      </w:rPr>
    </w:lvl>
    <w:lvl w:ilvl="2">
      <w:start w:val="1"/>
      <w:numFmt w:val="bullet"/>
      <w:lvlText w:val=""/>
      <w:lvlJc w:val="left"/>
      <w:pPr>
        <w:tabs>
          <w:tab w:val="num" w:pos="1800"/>
        </w:tabs>
        <w:ind w:left="1080" w:hanging="360"/>
      </w:pPr>
      <w:rPr>
        <w:rFonts w:ascii="Symbol" w:hAnsi="Symbol" w:hint="default"/>
      </w:rPr>
    </w:lvl>
    <w:lvl w:ilvl="3">
      <w:start w:val="1"/>
      <w:numFmt w:val="decimal"/>
      <w:lvlText w:val="%4."/>
      <w:lvlJc w:val="left"/>
      <w:pPr>
        <w:tabs>
          <w:tab w:val="num" w:pos="360"/>
        </w:tabs>
        <w:ind w:left="360" w:hanging="360"/>
      </w:pPr>
    </w:lvl>
    <w:lvl w:ilvl="4">
      <w:start w:val="1"/>
      <w:numFmt w:val="lowerLetter"/>
      <w:lvlText w:val="(%5)"/>
      <w:lvlJc w:val="left"/>
      <w:pPr>
        <w:tabs>
          <w:tab w:val="num" w:pos="1800"/>
        </w:tabs>
        <w:ind w:left="1800" w:hanging="360"/>
      </w:pPr>
      <w:rPr>
        <w:rFonts w:hint="default"/>
      </w:rPr>
    </w:lvl>
    <w:lvl w:ilvl="5">
      <w:start w:val="1"/>
      <w:numFmt w:val="decimal"/>
      <w:lvlText w:val="%6)"/>
      <w:lvlJc w:val="left"/>
      <w:pPr>
        <w:tabs>
          <w:tab w:val="num" w:pos="480"/>
        </w:tabs>
        <w:ind w:left="480" w:hanging="48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2" w15:restartNumberingAfterBreak="0">
    <w:nsid w:val="70456864"/>
    <w:multiLevelType w:val="hybridMultilevel"/>
    <w:tmpl w:val="0A3286F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0EB4223"/>
    <w:multiLevelType w:val="hybridMultilevel"/>
    <w:tmpl w:val="DE143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FA2C8B"/>
    <w:multiLevelType w:val="hybridMultilevel"/>
    <w:tmpl w:val="D452ECDC"/>
    <w:lvl w:ilvl="0" w:tplc="24589B5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936"/>
        </w:tabs>
        <w:ind w:left="936" w:hanging="360"/>
      </w:pPr>
      <w:rPr>
        <w:rFonts w:ascii="Courier New" w:hAnsi="Courier New" w:hint="default"/>
      </w:rPr>
    </w:lvl>
    <w:lvl w:ilvl="2" w:tplc="04090005" w:tentative="1">
      <w:start w:val="1"/>
      <w:numFmt w:val="bullet"/>
      <w:lvlText w:val=""/>
      <w:lvlJc w:val="left"/>
      <w:pPr>
        <w:tabs>
          <w:tab w:val="num" w:pos="1656"/>
        </w:tabs>
        <w:ind w:left="1656" w:hanging="360"/>
      </w:pPr>
      <w:rPr>
        <w:rFonts w:ascii="Wingdings" w:hAnsi="Wingdings" w:hint="default"/>
      </w:rPr>
    </w:lvl>
    <w:lvl w:ilvl="3" w:tplc="04090001" w:tentative="1">
      <w:start w:val="1"/>
      <w:numFmt w:val="bullet"/>
      <w:lvlText w:val=""/>
      <w:lvlJc w:val="left"/>
      <w:pPr>
        <w:tabs>
          <w:tab w:val="num" w:pos="2376"/>
        </w:tabs>
        <w:ind w:left="2376" w:hanging="360"/>
      </w:pPr>
      <w:rPr>
        <w:rFonts w:ascii="Symbol" w:hAnsi="Symbol" w:hint="default"/>
      </w:rPr>
    </w:lvl>
    <w:lvl w:ilvl="4" w:tplc="04090003" w:tentative="1">
      <w:start w:val="1"/>
      <w:numFmt w:val="bullet"/>
      <w:lvlText w:val="o"/>
      <w:lvlJc w:val="left"/>
      <w:pPr>
        <w:tabs>
          <w:tab w:val="num" w:pos="3096"/>
        </w:tabs>
        <w:ind w:left="3096" w:hanging="360"/>
      </w:pPr>
      <w:rPr>
        <w:rFonts w:ascii="Courier New" w:hAnsi="Courier New" w:hint="default"/>
      </w:rPr>
    </w:lvl>
    <w:lvl w:ilvl="5" w:tplc="04090005" w:tentative="1">
      <w:start w:val="1"/>
      <w:numFmt w:val="bullet"/>
      <w:lvlText w:val=""/>
      <w:lvlJc w:val="left"/>
      <w:pPr>
        <w:tabs>
          <w:tab w:val="num" w:pos="3816"/>
        </w:tabs>
        <w:ind w:left="3816" w:hanging="360"/>
      </w:pPr>
      <w:rPr>
        <w:rFonts w:ascii="Wingdings" w:hAnsi="Wingdings" w:hint="default"/>
      </w:rPr>
    </w:lvl>
    <w:lvl w:ilvl="6" w:tplc="04090001" w:tentative="1">
      <w:start w:val="1"/>
      <w:numFmt w:val="bullet"/>
      <w:lvlText w:val=""/>
      <w:lvlJc w:val="left"/>
      <w:pPr>
        <w:tabs>
          <w:tab w:val="num" w:pos="4536"/>
        </w:tabs>
        <w:ind w:left="4536" w:hanging="360"/>
      </w:pPr>
      <w:rPr>
        <w:rFonts w:ascii="Symbol" w:hAnsi="Symbol" w:hint="default"/>
      </w:rPr>
    </w:lvl>
    <w:lvl w:ilvl="7" w:tplc="04090003" w:tentative="1">
      <w:start w:val="1"/>
      <w:numFmt w:val="bullet"/>
      <w:lvlText w:val="o"/>
      <w:lvlJc w:val="left"/>
      <w:pPr>
        <w:tabs>
          <w:tab w:val="num" w:pos="5256"/>
        </w:tabs>
        <w:ind w:left="5256" w:hanging="360"/>
      </w:pPr>
      <w:rPr>
        <w:rFonts w:ascii="Courier New" w:hAnsi="Courier New" w:hint="default"/>
      </w:rPr>
    </w:lvl>
    <w:lvl w:ilvl="8" w:tplc="04090005" w:tentative="1">
      <w:start w:val="1"/>
      <w:numFmt w:val="bullet"/>
      <w:lvlText w:val=""/>
      <w:lvlJc w:val="left"/>
      <w:pPr>
        <w:tabs>
          <w:tab w:val="num" w:pos="5976"/>
        </w:tabs>
        <w:ind w:left="5976" w:hanging="360"/>
      </w:pPr>
      <w:rPr>
        <w:rFonts w:ascii="Wingdings" w:hAnsi="Wingdings" w:hint="default"/>
      </w:rPr>
    </w:lvl>
  </w:abstractNum>
  <w:abstractNum w:abstractNumId="45" w15:restartNumberingAfterBreak="0">
    <w:nsid w:val="75DA108F"/>
    <w:multiLevelType w:val="hybridMultilevel"/>
    <w:tmpl w:val="FE6614EA"/>
    <w:lvl w:ilvl="0" w:tplc="24589B5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C9C3340"/>
    <w:multiLevelType w:val="hybridMultilevel"/>
    <w:tmpl w:val="D902A2CC"/>
    <w:lvl w:ilvl="0" w:tplc="98349A4C">
      <w:start w:val="1"/>
      <w:numFmt w:val="decimal"/>
      <w:lvlText w:val="%1)"/>
      <w:lvlJc w:val="left"/>
      <w:pPr>
        <w:tabs>
          <w:tab w:val="num" w:pos="1200"/>
        </w:tabs>
        <w:ind w:left="1200" w:hanging="4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796066865">
    <w:abstractNumId w:val="41"/>
  </w:num>
  <w:num w:numId="2" w16cid:durableId="885071319">
    <w:abstractNumId w:val="16"/>
  </w:num>
  <w:num w:numId="3" w16cid:durableId="1490053570">
    <w:abstractNumId w:val="13"/>
  </w:num>
  <w:num w:numId="4" w16cid:durableId="1834757363">
    <w:abstractNumId w:val="9"/>
  </w:num>
  <w:num w:numId="5" w16cid:durableId="820081789">
    <w:abstractNumId w:val="33"/>
  </w:num>
  <w:num w:numId="6" w16cid:durableId="781875756">
    <w:abstractNumId w:val="26"/>
  </w:num>
  <w:num w:numId="7" w16cid:durableId="900991434">
    <w:abstractNumId w:val="39"/>
  </w:num>
  <w:num w:numId="8" w16cid:durableId="1092504882">
    <w:abstractNumId w:val="20"/>
  </w:num>
  <w:num w:numId="9" w16cid:durableId="1705980556">
    <w:abstractNumId w:val="14"/>
  </w:num>
  <w:num w:numId="10" w16cid:durableId="879126817">
    <w:abstractNumId w:val="1"/>
  </w:num>
  <w:num w:numId="11" w16cid:durableId="219824936">
    <w:abstractNumId w:val="19"/>
  </w:num>
  <w:num w:numId="12" w16cid:durableId="951782842">
    <w:abstractNumId w:val="6"/>
  </w:num>
  <w:num w:numId="13" w16cid:durableId="1850489486">
    <w:abstractNumId w:val="22"/>
  </w:num>
  <w:num w:numId="14" w16cid:durableId="1737899699">
    <w:abstractNumId w:val="27"/>
  </w:num>
  <w:num w:numId="15" w16cid:durableId="1581985235">
    <w:abstractNumId w:val="44"/>
  </w:num>
  <w:num w:numId="16" w16cid:durableId="1810048944">
    <w:abstractNumId w:val="23"/>
  </w:num>
  <w:num w:numId="17" w16cid:durableId="709301947">
    <w:abstractNumId w:val="42"/>
  </w:num>
  <w:num w:numId="18" w16cid:durableId="1640181347">
    <w:abstractNumId w:val="3"/>
  </w:num>
  <w:num w:numId="19" w16cid:durableId="1219320667">
    <w:abstractNumId w:val="45"/>
  </w:num>
  <w:num w:numId="20" w16cid:durableId="423957511">
    <w:abstractNumId w:val="24"/>
  </w:num>
  <w:num w:numId="21" w16cid:durableId="798957005">
    <w:abstractNumId w:val="40"/>
  </w:num>
  <w:num w:numId="22" w16cid:durableId="1349061651">
    <w:abstractNumId w:val="25"/>
  </w:num>
  <w:num w:numId="23" w16cid:durableId="979920354">
    <w:abstractNumId w:val="11"/>
  </w:num>
  <w:num w:numId="24" w16cid:durableId="621035266">
    <w:abstractNumId w:val="0"/>
  </w:num>
  <w:num w:numId="25" w16cid:durableId="107627783">
    <w:abstractNumId w:val="4"/>
  </w:num>
  <w:num w:numId="26" w16cid:durableId="819272520">
    <w:abstractNumId w:val="43"/>
  </w:num>
  <w:num w:numId="27" w16cid:durableId="410272973">
    <w:abstractNumId w:val="36"/>
  </w:num>
  <w:num w:numId="28" w16cid:durableId="521283080">
    <w:abstractNumId w:val="5"/>
  </w:num>
  <w:num w:numId="29" w16cid:durableId="1434592175">
    <w:abstractNumId w:val="21"/>
  </w:num>
  <w:num w:numId="30" w16cid:durableId="2046518018">
    <w:abstractNumId w:val="37"/>
  </w:num>
  <w:num w:numId="31" w16cid:durableId="1135294346">
    <w:abstractNumId w:val="35"/>
  </w:num>
  <w:num w:numId="32" w16cid:durableId="832137919">
    <w:abstractNumId w:val="38"/>
  </w:num>
  <w:num w:numId="33" w16cid:durableId="335307746">
    <w:abstractNumId w:val="46"/>
  </w:num>
  <w:num w:numId="34" w16cid:durableId="799955572">
    <w:abstractNumId w:val="17"/>
  </w:num>
  <w:num w:numId="35" w16cid:durableId="195386471">
    <w:abstractNumId w:val="29"/>
  </w:num>
  <w:num w:numId="36" w16cid:durableId="935866107">
    <w:abstractNumId w:val="32"/>
  </w:num>
  <w:num w:numId="37" w16cid:durableId="1453358138">
    <w:abstractNumId w:val="8"/>
  </w:num>
  <w:num w:numId="38" w16cid:durableId="546457213">
    <w:abstractNumId w:val="28"/>
  </w:num>
  <w:num w:numId="39" w16cid:durableId="1560245589">
    <w:abstractNumId w:val="31"/>
  </w:num>
  <w:num w:numId="40" w16cid:durableId="1531869053">
    <w:abstractNumId w:val="7"/>
  </w:num>
  <w:num w:numId="41" w16cid:durableId="125898652">
    <w:abstractNumId w:val="12"/>
  </w:num>
  <w:num w:numId="42" w16cid:durableId="990674262">
    <w:abstractNumId w:val="34"/>
  </w:num>
  <w:num w:numId="43" w16cid:durableId="2077121083">
    <w:abstractNumId w:val="15"/>
  </w:num>
  <w:num w:numId="44" w16cid:durableId="364600921">
    <w:abstractNumId w:val="18"/>
  </w:num>
  <w:num w:numId="45" w16cid:durableId="2011981609">
    <w:abstractNumId w:val="10"/>
  </w:num>
  <w:num w:numId="46" w16cid:durableId="666593028">
    <w:abstractNumId w:val="30"/>
  </w:num>
  <w:num w:numId="47" w16cid:durableId="1481769796">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BC7"/>
    <w:rsid w:val="000004C2"/>
    <w:rsid w:val="0000156E"/>
    <w:rsid w:val="00001B39"/>
    <w:rsid w:val="00004BE2"/>
    <w:rsid w:val="00005248"/>
    <w:rsid w:val="0001001F"/>
    <w:rsid w:val="00010B0B"/>
    <w:rsid w:val="00012889"/>
    <w:rsid w:val="00013CAC"/>
    <w:rsid w:val="00016021"/>
    <w:rsid w:val="0002007B"/>
    <w:rsid w:val="00020AFC"/>
    <w:rsid w:val="00022E01"/>
    <w:rsid w:val="00023E30"/>
    <w:rsid w:val="00026509"/>
    <w:rsid w:val="0002752B"/>
    <w:rsid w:val="00030E56"/>
    <w:rsid w:val="0003125E"/>
    <w:rsid w:val="000314AE"/>
    <w:rsid w:val="00033DB2"/>
    <w:rsid w:val="000352B4"/>
    <w:rsid w:val="00035779"/>
    <w:rsid w:val="0003588C"/>
    <w:rsid w:val="000358BF"/>
    <w:rsid w:val="0003639C"/>
    <w:rsid w:val="00036431"/>
    <w:rsid w:val="0003743C"/>
    <w:rsid w:val="0003762D"/>
    <w:rsid w:val="00042700"/>
    <w:rsid w:val="0004346E"/>
    <w:rsid w:val="00043A93"/>
    <w:rsid w:val="000440DD"/>
    <w:rsid w:val="00044C1F"/>
    <w:rsid w:val="00045100"/>
    <w:rsid w:val="00045149"/>
    <w:rsid w:val="00046771"/>
    <w:rsid w:val="00050649"/>
    <w:rsid w:val="00050DCD"/>
    <w:rsid w:val="0005609B"/>
    <w:rsid w:val="000571A7"/>
    <w:rsid w:val="00057C11"/>
    <w:rsid w:val="0006069D"/>
    <w:rsid w:val="00061E22"/>
    <w:rsid w:val="00061EE8"/>
    <w:rsid w:val="0006285D"/>
    <w:rsid w:val="00063228"/>
    <w:rsid w:val="000638DC"/>
    <w:rsid w:val="00063981"/>
    <w:rsid w:val="000658B4"/>
    <w:rsid w:val="00066301"/>
    <w:rsid w:val="00066630"/>
    <w:rsid w:val="0006796E"/>
    <w:rsid w:val="00071505"/>
    <w:rsid w:val="00072A78"/>
    <w:rsid w:val="00073BE3"/>
    <w:rsid w:val="00074B7C"/>
    <w:rsid w:val="00077CAB"/>
    <w:rsid w:val="00080F47"/>
    <w:rsid w:val="00081FFB"/>
    <w:rsid w:val="00090314"/>
    <w:rsid w:val="00090832"/>
    <w:rsid w:val="00091FF4"/>
    <w:rsid w:val="00092421"/>
    <w:rsid w:val="000934BB"/>
    <w:rsid w:val="00094079"/>
    <w:rsid w:val="00096FE9"/>
    <w:rsid w:val="00097EFA"/>
    <w:rsid w:val="000A2109"/>
    <w:rsid w:val="000A3AD5"/>
    <w:rsid w:val="000A5BE1"/>
    <w:rsid w:val="000A7C35"/>
    <w:rsid w:val="000B0586"/>
    <w:rsid w:val="000B0A79"/>
    <w:rsid w:val="000B2EBA"/>
    <w:rsid w:val="000B38A3"/>
    <w:rsid w:val="000B4468"/>
    <w:rsid w:val="000B71A9"/>
    <w:rsid w:val="000B7A12"/>
    <w:rsid w:val="000C0462"/>
    <w:rsid w:val="000C25F3"/>
    <w:rsid w:val="000C31B1"/>
    <w:rsid w:val="000C36D3"/>
    <w:rsid w:val="000C5C39"/>
    <w:rsid w:val="000C709B"/>
    <w:rsid w:val="000C773C"/>
    <w:rsid w:val="000D224D"/>
    <w:rsid w:val="000D2680"/>
    <w:rsid w:val="000D301D"/>
    <w:rsid w:val="000D3659"/>
    <w:rsid w:val="000D3818"/>
    <w:rsid w:val="000D4444"/>
    <w:rsid w:val="000D6142"/>
    <w:rsid w:val="000D76B0"/>
    <w:rsid w:val="000D78A7"/>
    <w:rsid w:val="000D7D47"/>
    <w:rsid w:val="000E4B6E"/>
    <w:rsid w:val="000F19EC"/>
    <w:rsid w:val="000F2FC3"/>
    <w:rsid w:val="000F6E15"/>
    <w:rsid w:val="000F7544"/>
    <w:rsid w:val="00100313"/>
    <w:rsid w:val="0010077B"/>
    <w:rsid w:val="00101647"/>
    <w:rsid w:val="00103C6A"/>
    <w:rsid w:val="001041C5"/>
    <w:rsid w:val="00105D62"/>
    <w:rsid w:val="00106983"/>
    <w:rsid w:val="0011037E"/>
    <w:rsid w:val="00111479"/>
    <w:rsid w:val="00111E50"/>
    <w:rsid w:val="00115B16"/>
    <w:rsid w:val="001160B2"/>
    <w:rsid w:val="001205DA"/>
    <w:rsid w:val="00124479"/>
    <w:rsid w:val="0012473C"/>
    <w:rsid w:val="0012683B"/>
    <w:rsid w:val="001274D7"/>
    <w:rsid w:val="001275E7"/>
    <w:rsid w:val="001277F1"/>
    <w:rsid w:val="001306AE"/>
    <w:rsid w:val="001334AE"/>
    <w:rsid w:val="00141990"/>
    <w:rsid w:val="00141BE2"/>
    <w:rsid w:val="00142A78"/>
    <w:rsid w:val="00142EC8"/>
    <w:rsid w:val="00142F01"/>
    <w:rsid w:val="001443A4"/>
    <w:rsid w:val="00144D40"/>
    <w:rsid w:val="00146A0B"/>
    <w:rsid w:val="00146D24"/>
    <w:rsid w:val="00146F5C"/>
    <w:rsid w:val="00150B86"/>
    <w:rsid w:val="001510F4"/>
    <w:rsid w:val="0015203F"/>
    <w:rsid w:val="0015483D"/>
    <w:rsid w:val="0015524B"/>
    <w:rsid w:val="00155509"/>
    <w:rsid w:val="001607E7"/>
    <w:rsid w:val="001613CC"/>
    <w:rsid w:val="00163399"/>
    <w:rsid w:val="00163E5F"/>
    <w:rsid w:val="0016495B"/>
    <w:rsid w:val="001650D9"/>
    <w:rsid w:val="00165A9C"/>
    <w:rsid w:val="0016689B"/>
    <w:rsid w:val="00170D45"/>
    <w:rsid w:val="0017195C"/>
    <w:rsid w:val="00172127"/>
    <w:rsid w:val="00173F9B"/>
    <w:rsid w:val="00174DBD"/>
    <w:rsid w:val="001752F6"/>
    <w:rsid w:val="001754F3"/>
    <w:rsid w:val="001757C1"/>
    <w:rsid w:val="0017722B"/>
    <w:rsid w:val="00177D80"/>
    <w:rsid w:val="00180530"/>
    <w:rsid w:val="0018079E"/>
    <w:rsid w:val="00180C21"/>
    <w:rsid w:val="00182169"/>
    <w:rsid w:val="00183DBC"/>
    <w:rsid w:val="00186BC4"/>
    <w:rsid w:val="00186FAE"/>
    <w:rsid w:val="001878F7"/>
    <w:rsid w:val="00190693"/>
    <w:rsid w:val="00193B88"/>
    <w:rsid w:val="00196333"/>
    <w:rsid w:val="001A221E"/>
    <w:rsid w:val="001A2302"/>
    <w:rsid w:val="001A342E"/>
    <w:rsid w:val="001A5460"/>
    <w:rsid w:val="001A5576"/>
    <w:rsid w:val="001A63BB"/>
    <w:rsid w:val="001B5AC2"/>
    <w:rsid w:val="001B67CB"/>
    <w:rsid w:val="001C0110"/>
    <w:rsid w:val="001C2177"/>
    <w:rsid w:val="001C251D"/>
    <w:rsid w:val="001C73E0"/>
    <w:rsid w:val="001C7EDA"/>
    <w:rsid w:val="001D00BC"/>
    <w:rsid w:val="001D0FC7"/>
    <w:rsid w:val="001D10A8"/>
    <w:rsid w:val="001D2F30"/>
    <w:rsid w:val="001D6080"/>
    <w:rsid w:val="001D784D"/>
    <w:rsid w:val="001E0013"/>
    <w:rsid w:val="001E1745"/>
    <w:rsid w:val="001E1E10"/>
    <w:rsid w:val="001E4D56"/>
    <w:rsid w:val="001F1041"/>
    <w:rsid w:val="001F19EB"/>
    <w:rsid w:val="001F48CA"/>
    <w:rsid w:val="001F5A91"/>
    <w:rsid w:val="001F7355"/>
    <w:rsid w:val="001F7CE4"/>
    <w:rsid w:val="002023D6"/>
    <w:rsid w:val="0020246C"/>
    <w:rsid w:val="00203A62"/>
    <w:rsid w:val="00203C04"/>
    <w:rsid w:val="002045AE"/>
    <w:rsid w:val="002073FB"/>
    <w:rsid w:val="00210310"/>
    <w:rsid w:val="00213072"/>
    <w:rsid w:val="0021474F"/>
    <w:rsid w:val="0022277F"/>
    <w:rsid w:val="002245FD"/>
    <w:rsid w:val="0022496C"/>
    <w:rsid w:val="00225B57"/>
    <w:rsid w:val="00225B92"/>
    <w:rsid w:val="0022760C"/>
    <w:rsid w:val="002300F2"/>
    <w:rsid w:val="00231320"/>
    <w:rsid w:val="002333FF"/>
    <w:rsid w:val="00234494"/>
    <w:rsid w:val="00241618"/>
    <w:rsid w:val="002416EE"/>
    <w:rsid w:val="00242A09"/>
    <w:rsid w:val="00243423"/>
    <w:rsid w:val="00244934"/>
    <w:rsid w:val="002451D0"/>
    <w:rsid w:val="00246AEE"/>
    <w:rsid w:val="00250FF0"/>
    <w:rsid w:val="00251E47"/>
    <w:rsid w:val="0025464A"/>
    <w:rsid w:val="002552D6"/>
    <w:rsid w:val="002579DC"/>
    <w:rsid w:val="00260E89"/>
    <w:rsid w:val="00266E9B"/>
    <w:rsid w:val="00266FD5"/>
    <w:rsid w:val="0026767C"/>
    <w:rsid w:val="002709BD"/>
    <w:rsid w:val="00273730"/>
    <w:rsid w:val="00273AD0"/>
    <w:rsid w:val="00276332"/>
    <w:rsid w:val="002767C0"/>
    <w:rsid w:val="002779E1"/>
    <w:rsid w:val="00281F5A"/>
    <w:rsid w:val="00282AC5"/>
    <w:rsid w:val="0028501D"/>
    <w:rsid w:val="00286AF6"/>
    <w:rsid w:val="002917CD"/>
    <w:rsid w:val="0029275B"/>
    <w:rsid w:val="002934BB"/>
    <w:rsid w:val="00295C7E"/>
    <w:rsid w:val="00297DA4"/>
    <w:rsid w:val="002A0B35"/>
    <w:rsid w:val="002A2057"/>
    <w:rsid w:val="002A3D86"/>
    <w:rsid w:val="002A69CF"/>
    <w:rsid w:val="002B1FE5"/>
    <w:rsid w:val="002B2302"/>
    <w:rsid w:val="002B5476"/>
    <w:rsid w:val="002B5A13"/>
    <w:rsid w:val="002B5B43"/>
    <w:rsid w:val="002B6D5F"/>
    <w:rsid w:val="002B7B27"/>
    <w:rsid w:val="002B7F03"/>
    <w:rsid w:val="002C03FA"/>
    <w:rsid w:val="002C0482"/>
    <w:rsid w:val="002C13C1"/>
    <w:rsid w:val="002C145E"/>
    <w:rsid w:val="002C1715"/>
    <w:rsid w:val="002C1C49"/>
    <w:rsid w:val="002C2D49"/>
    <w:rsid w:val="002C2F66"/>
    <w:rsid w:val="002C30C3"/>
    <w:rsid w:val="002C3BF2"/>
    <w:rsid w:val="002C6FA6"/>
    <w:rsid w:val="002D0AE4"/>
    <w:rsid w:val="002D1E1A"/>
    <w:rsid w:val="002D2479"/>
    <w:rsid w:val="002D64C6"/>
    <w:rsid w:val="002D71EF"/>
    <w:rsid w:val="002D773E"/>
    <w:rsid w:val="002E2B9D"/>
    <w:rsid w:val="002E50B9"/>
    <w:rsid w:val="002F1375"/>
    <w:rsid w:val="002F2713"/>
    <w:rsid w:val="002F2A66"/>
    <w:rsid w:val="002F4C40"/>
    <w:rsid w:val="002F6939"/>
    <w:rsid w:val="0030034D"/>
    <w:rsid w:val="003009F2"/>
    <w:rsid w:val="00302236"/>
    <w:rsid w:val="0030311E"/>
    <w:rsid w:val="00303880"/>
    <w:rsid w:val="00303C32"/>
    <w:rsid w:val="00306479"/>
    <w:rsid w:val="003068E4"/>
    <w:rsid w:val="003073B5"/>
    <w:rsid w:val="003074F0"/>
    <w:rsid w:val="0030765A"/>
    <w:rsid w:val="00312E23"/>
    <w:rsid w:val="003130BB"/>
    <w:rsid w:val="0031397E"/>
    <w:rsid w:val="00314FB0"/>
    <w:rsid w:val="00315F01"/>
    <w:rsid w:val="00316379"/>
    <w:rsid w:val="0031681F"/>
    <w:rsid w:val="003203B5"/>
    <w:rsid w:val="00320B72"/>
    <w:rsid w:val="00320BD7"/>
    <w:rsid w:val="003210A1"/>
    <w:rsid w:val="003215F0"/>
    <w:rsid w:val="003244E8"/>
    <w:rsid w:val="00324EA8"/>
    <w:rsid w:val="00325B43"/>
    <w:rsid w:val="0032682C"/>
    <w:rsid w:val="0033004C"/>
    <w:rsid w:val="00331FAD"/>
    <w:rsid w:val="00333FB0"/>
    <w:rsid w:val="00334226"/>
    <w:rsid w:val="00334684"/>
    <w:rsid w:val="00335643"/>
    <w:rsid w:val="00336C67"/>
    <w:rsid w:val="00340B54"/>
    <w:rsid w:val="003421F8"/>
    <w:rsid w:val="00343A64"/>
    <w:rsid w:val="003459DB"/>
    <w:rsid w:val="00345B27"/>
    <w:rsid w:val="00345BD9"/>
    <w:rsid w:val="00345C29"/>
    <w:rsid w:val="003476F1"/>
    <w:rsid w:val="003503A3"/>
    <w:rsid w:val="00351792"/>
    <w:rsid w:val="00351867"/>
    <w:rsid w:val="0035294C"/>
    <w:rsid w:val="00352C9A"/>
    <w:rsid w:val="00352E0D"/>
    <w:rsid w:val="00353BE7"/>
    <w:rsid w:val="003550FA"/>
    <w:rsid w:val="003554D3"/>
    <w:rsid w:val="00362B85"/>
    <w:rsid w:val="00363291"/>
    <w:rsid w:val="00364AC2"/>
    <w:rsid w:val="00364BCD"/>
    <w:rsid w:val="00365DC8"/>
    <w:rsid w:val="00367035"/>
    <w:rsid w:val="00370363"/>
    <w:rsid w:val="00370EEF"/>
    <w:rsid w:val="003721A5"/>
    <w:rsid w:val="003762D0"/>
    <w:rsid w:val="00377716"/>
    <w:rsid w:val="00377A00"/>
    <w:rsid w:val="00380792"/>
    <w:rsid w:val="003807C7"/>
    <w:rsid w:val="003819C9"/>
    <w:rsid w:val="00381D4A"/>
    <w:rsid w:val="003821FA"/>
    <w:rsid w:val="003846AB"/>
    <w:rsid w:val="00386B39"/>
    <w:rsid w:val="00386C69"/>
    <w:rsid w:val="0038719E"/>
    <w:rsid w:val="003904F7"/>
    <w:rsid w:val="003926CD"/>
    <w:rsid w:val="00393425"/>
    <w:rsid w:val="0039637B"/>
    <w:rsid w:val="00396900"/>
    <w:rsid w:val="003979F0"/>
    <w:rsid w:val="003A2D67"/>
    <w:rsid w:val="003A314B"/>
    <w:rsid w:val="003A3756"/>
    <w:rsid w:val="003A37B8"/>
    <w:rsid w:val="003A4298"/>
    <w:rsid w:val="003A64BD"/>
    <w:rsid w:val="003A6B38"/>
    <w:rsid w:val="003B068F"/>
    <w:rsid w:val="003B0C87"/>
    <w:rsid w:val="003B41A6"/>
    <w:rsid w:val="003B5EC3"/>
    <w:rsid w:val="003B7BE6"/>
    <w:rsid w:val="003C049D"/>
    <w:rsid w:val="003C12B4"/>
    <w:rsid w:val="003C2B61"/>
    <w:rsid w:val="003C36F9"/>
    <w:rsid w:val="003C667F"/>
    <w:rsid w:val="003C6EC6"/>
    <w:rsid w:val="003D0332"/>
    <w:rsid w:val="003D0334"/>
    <w:rsid w:val="003D07CF"/>
    <w:rsid w:val="003D1A13"/>
    <w:rsid w:val="003D2370"/>
    <w:rsid w:val="003D2B27"/>
    <w:rsid w:val="003D2B4A"/>
    <w:rsid w:val="003D535D"/>
    <w:rsid w:val="003D714D"/>
    <w:rsid w:val="003D71E1"/>
    <w:rsid w:val="003E055B"/>
    <w:rsid w:val="003E0F88"/>
    <w:rsid w:val="003E112C"/>
    <w:rsid w:val="003E1D7E"/>
    <w:rsid w:val="003E21B5"/>
    <w:rsid w:val="003E600E"/>
    <w:rsid w:val="003E6B76"/>
    <w:rsid w:val="003E733B"/>
    <w:rsid w:val="003E763A"/>
    <w:rsid w:val="003E7731"/>
    <w:rsid w:val="003F0721"/>
    <w:rsid w:val="003F0DB7"/>
    <w:rsid w:val="003F16ED"/>
    <w:rsid w:val="003F2588"/>
    <w:rsid w:val="00402B80"/>
    <w:rsid w:val="00402F39"/>
    <w:rsid w:val="00404AA3"/>
    <w:rsid w:val="00404E10"/>
    <w:rsid w:val="00405024"/>
    <w:rsid w:val="00406459"/>
    <w:rsid w:val="00406A78"/>
    <w:rsid w:val="00407994"/>
    <w:rsid w:val="00407F94"/>
    <w:rsid w:val="00410D98"/>
    <w:rsid w:val="00410F0E"/>
    <w:rsid w:val="00411C1F"/>
    <w:rsid w:val="00411CE2"/>
    <w:rsid w:val="00413483"/>
    <w:rsid w:val="00416434"/>
    <w:rsid w:val="00416FBF"/>
    <w:rsid w:val="0041738F"/>
    <w:rsid w:val="004236B6"/>
    <w:rsid w:val="00424197"/>
    <w:rsid w:val="0042420F"/>
    <w:rsid w:val="004251D8"/>
    <w:rsid w:val="00427839"/>
    <w:rsid w:val="0043142C"/>
    <w:rsid w:val="00431E6A"/>
    <w:rsid w:val="00433561"/>
    <w:rsid w:val="0043362F"/>
    <w:rsid w:val="00436ACA"/>
    <w:rsid w:val="004376C1"/>
    <w:rsid w:val="004378D5"/>
    <w:rsid w:val="00437BB4"/>
    <w:rsid w:val="0044105A"/>
    <w:rsid w:val="00441B45"/>
    <w:rsid w:val="0044375D"/>
    <w:rsid w:val="00444184"/>
    <w:rsid w:val="00445674"/>
    <w:rsid w:val="00447CB3"/>
    <w:rsid w:val="0045031C"/>
    <w:rsid w:val="00450E35"/>
    <w:rsid w:val="00451CDC"/>
    <w:rsid w:val="0045286F"/>
    <w:rsid w:val="004542CF"/>
    <w:rsid w:val="004577C8"/>
    <w:rsid w:val="00460999"/>
    <w:rsid w:val="00462578"/>
    <w:rsid w:val="004627CC"/>
    <w:rsid w:val="00462960"/>
    <w:rsid w:val="004633E4"/>
    <w:rsid w:val="00464170"/>
    <w:rsid w:val="00464DFC"/>
    <w:rsid w:val="00467270"/>
    <w:rsid w:val="00467D2B"/>
    <w:rsid w:val="00473008"/>
    <w:rsid w:val="004744BC"/>
    <w:rsid w:val="004752FA"/>
    <w:rsid w:val="00476417"/>
    <w:rsid w:val="00476EA7"/>
    <w:rsid w:val="00477097"/>
    <w:rsid w:val="0048099A"/>
    <w:rsid w:val="00482F44"/>
    <w:rsid w:val="0048342F"/>
    <w:rsid w:val="004835F8"/>
    <w:rsid w:val="004837BD"/>
    <w:rsid w:val="00487DC7"/>
    <w:rsid w:val="00490E1D"/>
    <w:rsid w:val="0049127E"/>
    <w:rsid w:val="00492908"/>
    <w:rsid w:val="00492DA9"/>
    <w:rsid w:val="004938BE"/>
    <w:rsid w:val="00494E10"/>
    <w:rsid w:val="0049522C"/>
    <w:rsid w:val="004959E8"/>
    <w:rsid w:val="00495AF0"/>
    <w:rsid w:val="00497649"/>
    <w:rsid w:val="004A004E"/>
    <w:rsid w:val="004A2633"/>
    <w:rsid w:val="004A26CB"/>
    <w:rsid w:val="004A3BC7"/>
    <w:rsid w:val="004A53FC"/>
    <w:rsid w:val="004B14C9"/>
    <w:rsid w:val="004B2CB3"/>
    <w:rsid w:val="004B3559"/>
    <w:rsid w:val="004B3BB0"/>
    <w:rsid w:val="004B78DB"/>
    <w:rsid w:val="004B7999"/>
    <w:rsid w:val="004C1363"/>
    <w:rsid w:val="004C2C6B"/>
    <w:rsid w:val="004C5750"/>
    <w:rsid w:val="004C74C4"/>
    <w:rsid w:val="004D1FEE"/>
    <w:rsid w:val="004D2E49"/>
    <w:rsid w:val="004D2FBF"/>
    <w:rsid w:val="004D3926"/>
    <w:rsid w:val="004D45B5"/>
    <w:rsid w:val="004D5AC9"/>
    <w:rsid w:val="004D6A78"/>
    <w:rsid w:val="004E0C99"/>
    <w:rsid w:val="004E0F0A"/>
    <w:rsid w:val="004E21FB"/>
    <w:rsid w:val="004E507C"/>
    <w:rsid w:val="004E5C7C"/>
    <w:rsid w:val="004F164E"/>
    <w:rsid w:val="004F1E52"/>
    <w:rsid w:val="004F29EF"/>
    <w:rsid w:val="004F34FC"/>
    <w:rsid w:val="004F3768"/>
    <w:rsid w:val="004F4535"/>
    <w:rsid w:val="004F4F26"/>
    <w:rsid w:val="004F7E15"/>
    <w:rsid w:val="005002BA"/>
    <w:rsid w:val="005012BF"/>
    <w:rsid w:val="00501949"/>
    <w:rsid w:val="00501BF0"/>
    <w:rsid w:val="005026D4"/>
    <w:rsid w:val="00502A14"/>
    <w:rsid w:val="00505131"/>
    <w:rsid w:val="00505B14"/>
    <w:rsid w:val="00506535"/>
    <w:rsid w:val="00510828"/>
    <w:rsid w:val="00510F95"/>
    <w:rsid w:val="0051289F"/>
    <w:rsid w:val="005141B0"/>
    <w:rsid w:val="00514ADF"/>
    <w:rsid w:val="00515124"/>
    <w:rsid w:val="005153EE"/>
    <w:rsid w:val="00515A1F"/>
    <w:rsid w:val="0051768D"/>
    <w:rsid w:val="0052027D"/>
    <w:rsid w:val="00522120"/>
    <w:rsid w:val="005253E7"/>
    <w:rsid w:val="0052612D"/>
    <w:rsid w:val="00526AE9"/>
    <w:rsid w:val="00527FC5"/>
    <w:rsid w:val="005313A6"/>
    <w:rsid w:val="0053161E"/>
    <w:rsid w:val="00531FFC"/>
    <w:rsid w:val="00532319"/>
    <w:rsid w:val="00532F20"/>
    <w:rsid w:val="005346FC"/>
    <w:rsid w:val="00534DBC"/>
    <w:rsid w:val="00536B99"/>
    <w:rsid w:val="00540A3C"/>
    <w:rsid w:val="005419B5"/>
    <w:rsid w:val="00542141"/>
    <w:rsid w:val="00546CCD"/>
    <w:rsid w:val="00546F90"/>
    <w:rsid w:val="00550622"/>
    <w:rsid w:val="0055326F"/>
    <w:rsid w:val="0055568B"/>
    <w:rsid w:val="00556A62"/>
    <w:rsid w:val="005570C7"/>
    <w:rsid w:val="0055750D"/>
    <w:rsid w:val="0056000A"/>
    <w:rsid w:val="00560456"/>
    <w:rsid w:val="005604A8"/>
    <w:rsid w:val="00561A7B"/>
    <w:rsid w:val="0056330E"/>
    <w:rsid w:val="00567012"/>
    <w:rsid w:val="00567869"/>
    <w:rsid w:val="00567B17"/>
    <w:rsid w:val="005704DB"/>
    <w:rsid w:val="00570EC5"/>
    <w:rsid w:val="0057119B"/>
    <w:rsid w:val="00571219"/>
    <w:rsid w:val="005727A7"/>
    <w:rsid w:val="0057638E"/>
    <w:rsid w:val="00577AB1"/>
    <w:rsid w:val="00581732"/>
    <w:rsid w:val="005832EF"/>
    <w:rsid w:val="005862F4"/>
    <w:rsid w:val="00592096"/>
    <w:rsid w:val="00592166"/>
    <w:rsid w:val="005938EF"/>
    <w:rsid w:val="0059589B"/>
    <w:rsid w:val="00596CF2"/>
    <w:rsid w:val="005B1E96"/>
    <w:rsid w:val="005B275B"/>
    <w:rsid w:val="005B4C12"/>
    <w:rsid w:val="005B4E1D"/>
    <w:rsid w:val="005C03CB"/>
    <w:rsid w:val="005C1A16"/>
    <w:rsid w:val="005C1AB9"/>
    <w:rsid w:val="005C29CB"/>
    <w:rsid w:val="005C2D61"/>
    <w:rsid w:val="005C3594"/>
    <w:rsid w:val="005C50A2"/>
    <w:rsid w:val="005C5A50"/>
    <w:rsid w:val="005D13EE"/>
    <w:rsid w:val="005D2170"/>
    <w:rsid w:val="005D4F24"/>
    <w:rsid w:val="005D5BF5"/>
    <w:rsid w:val="005D5EA7"/>
    <w:rsid w:val="005D6983"/>
    <w:rsid w:val="005D726A"/>
    <w:rsid w:val="005D757A"/>
    <w:rsid w:val="005E05BF"/>
    <w:rsid w:val="005E06C8"/>
    <w:rsid w:val="005E1F60"/>
    <w:rsid w:val="005E2F49"/>
    <w:rsid w:val="005F0B78"/>
    <w:rsid w:val="005F26D2"/>
    <w:rsid w:val="005F4964"/>
    <w:rsid w:val="005F5EB0"/>
    <w:rsid w:val="005F6286"/>
    <w:rsid w:val="005F7A61"/>
    <w:rsid w:val="005F7C3D"/>
    <w:rsid w:val="005F7C3E"/>
    <w:rsid w:val="00601989"/>
    <w:rsid w:val="00602C97"/>
    <w:rsid w:val="006065DE"/>
    <w:rsid w:val="0060727A"/>
    <w:rsid w:val="0061163A"/>
    <w:rsid w:val="00611FFA"/>
    <w:rsid w:val="00612CDE"/>
    <w:rsid w:val="0061395F"/>
    <w:rsid w:val="00613D2B"/>
    <w:rsid w:val="00614AE9"/>
    <w:rsid w:val="00616105"/>
    <w:rsid w:val="006179DC"/>
    <w:rsid w:val="00617CA8"/>
    <w:rsid w:val="006206D6"/>
    <w:rsid w:val="0062355C"/>
    <w:rsid w:val="00624DC4"/>
    <w:rsid w:val="006267AE"/>
    <w:rsid w:val="006273C7"/>
    <w:rsid w:val="00632CFC"/>
    <w:rsid w:val="00632D94"/>
    <w:rsid w:val="0063417F"/>
    <w:rsid w:val="006364E2"/>
    <w:rsid w:val="00636695"/>
    <w:rsid w:val="0063753F"/>
    <w:rsid w:val="00637DA9"/>
    <w:rsid w:val="0064009D"/>
    <w:rsid w:val="00644826"/>
    <w:rsid w:val="00644F69"/>
    <w:rsid w:val="00645178"/>
    <w:rsid w:val="006458B6"/>
    <w:rsid w:val="00647038"/>
    <w:rsid w:val="00651B98"/>
    <w:rsid w:val="00651C28"/>
    <w:rsid w:val="00654509"/>
    <w:rsid w:val="0065454D"/>
    <w:rsid w:val="006548ED"/>
    <w:rsid w:val="0065549C"/>
    <w:rsid w:val="006566E4"/>
    <w:rsid w:val="006626D5"/>
    <w:rsid w:val="00663488"/>
    <w:rsid w:val="00663F38"/>
    <w:rsid w:val="00664CAA"/>
    <w:rsid w:val="00666A8B"/>
    <w:rsid w:val="00673126"/>
    <w:rsid w:val="00674583"/>
    <w:rsid w:val="0067640D"/>
    <w:rsid w:val="00676625"/>
    <w:rsid w:val="00676B11"/>
    <w:rsid w:val="006777D1"/>
    <w:rsid w:val="006825D9"/>
    <w:rsid w:val="006836C5"/>
    <w:rsid w:val="00684770"/>
    <w:rsid w:val="00684E75"/>
    <w:rsid w:val="006853E4"/>
    <w:rsid w:val="00686536"/>
    <w:rsid w:val="00686CC0"/>
    <w:rsid w:val="006922A6"/>
    <w:rsid w:val="006950C4"/>
    <w:rsid w:val="006963C0"/>
    <w:rsid w:val="0069656F"/>
    <w:rsid w:val="00697E36"/>
    <w:rsid w:val="006A08F7"/>
    <w:rsid w:val="006A1BE9"/>
    <w:rsid w:val="006A1FBD"/>
    <w:rsid w:val="006A4434"/>
    <w:rsid w:val="006B128D"/>
    <w:rsid w:val="006B1BDD"/>
    <w:rsid w:val="006B2825"/>
    <w:rsid w:val="006B4318"/>
    <w:rsid w:val="006B5404"/>
    <w:rsid w:val="006B63D3"/>
    <w:rsid w:val="006B7080"/>
    <w:rsid w:val="006B722B"/>
    <w:rsid w:val="006C2FCA"/>
    <w:rsid w:val="006C3B4F"/>
    <w:rsid w:val="006C45B6"/>
    <w:rsid w:val="006C6021"/>
    <w:rsid w:val="006C644D"/>
    <w:rsid w:val="006D0708"/>
    <w:rsid w:val="006D106B"/>
    <w:rsid w:val="006D5BD1"/>
    <w:rsid w:val="006D6ABC"/>
    <w:rsid w:val="006D75BB"/>
    <w:rsid w:val="006E03F0"/>
    <w:rsid w:val="006E1FA1"/>
    <w:rsid w:val="006E4962"/>
    <w:rsid w:val="006F14B5"/>
    <w:rsid w:val="006F275D"/>
    <w:rsid w:val="006F3EF5"/>
    <w:rsid w:val="006F49E0"/>
    <w:rsid w:val="006F50F4"/>
    <w:rsid w:val="006F5985"/>
    <w:rsid w:val="006F5EB3"/>
    <w:rsid w:val="007007FC"/>
    <w:rsid w:val="007020CE"/>
    <w:rsid w:val="00703150"/>
    <w:rsid w:val="00704744"/>
    <w:rsid w:val="00706FD5"/>
    <w:rsid w:val="007108A9"/>
    <w:rsid w:val="00711CD7"/>
    <w:rsid w:val="0071264F"/>
    <w:rsid w:val="00714463"/>
    <w:rsid w:val="00716AD1"/>
    <w:rsid w:val="00716F75"/>
    <w:rsid w:val="00720EB3"/>
    <w:rsid w:val="0072403C"/>
    <w:rsid w:val="00724369"/>
    <w:rsid w:val="00724E07"/>
    <w:rsid w:val="00725E93"/>
    <w:rsid w:val="00726DA1"/>
    <w:rsid w:val="00726DD8"/>
    <w:rsid w:val="00731005"/>
    <w:rsid w:val="00734B09"/>
    <w:rsid w:val="00735150"/>
    <w:rsid w:val="0073631A"/>
    <w:rsid w:val="00742B06"/>
    <w:rsid w:val="00750D3D"/>
    <w:rsid w:val="00750F05"/>
    <w:rsid w:val="0075204F"/>
    <w:rsid w:val="00752151"/>
    <w:rsid w:val="007533C9"/>
    <w:rsid w:val="00754A37"/>
    <w:rsid w:val="00754C5A"/>
    <w:rsid w:val="00755A8D"/>
    <w:rsid w:val="00757077"/>
    <w:rsid w:val="00757576"/>
    <w:rsid w:val="007602FA"/>
    <w:rsid w:val="00762CB3"/>
    <w:rsid w:val="00762F05"/>
    <w:rsid w:val="00763F79"/>
    <w:rsid w:val="00764357"/>
    <w:rsid w:val="007656F2"/>
    <w:rsid w:val="00766EC8"/>
    <w:rsid w:val="007700E1"/>
    <w:rsid w:val="00770AB9"/>
    <w:rsid w:val="00774343"/>
    <w:rsid w:val="007757CF"/>
    <w:rsid w:val="00776919"/>
    <w:rsid w:val="00777F18"/>
    <w:rsid w:val="00780C95"/>
    <w:rsid w:val="00785A97"/>
    <w:rsid w:val="00786758"/>
    <w:rsid w:val="00786B95"/>
    <w:rsid w:val="00786CE3"/>
    <w:rsid w:val="00787558"/>
    <w:rsid w:val="00792655"/>
    <w:rsid w:val="007943EA"/>
    <w:rsid w:val="00795485"/>
    <w:rsid w:val="00796647"/>
    <w:rsid w:val="007970D8"/>
    <w:rsid w:val="007971B5"/>
    <w:rsid w:val="00797C99"/>
    <w:rsid w:val="007A0B3E"/>
    <w:rsid w:val="007A204D"/>
    <w:rsid w:val="007A2DAD"/>
    <w:rsid w:val="007A3805"/>
    <w:rsid w:val="007A4265"/>
    <w:rsid w:val="007A45CC"/>
    <w:rsid w:val="007A4FBA"/>
    <w:rsid w:val="007A7334"/>
    <w:rsid w:val="007B13D9"/>
    <w:rsid w:val="007B15C7"/>
    <w:rsid w:val="007B2FAA"/>
    <w:rsid w:val="007B408C"/>
    <w:rsid w:val="007B4158"/>
    <w:rsid w:val="007B45F4"/>
    <w:rsid w:val="007B5284"/>
    <w:rsid w:val="007B688B"/>
    <w:rsid w:val="007B6D79"/>
    <w:rsid w:val="007C16E1"/>
    <w:rsid w:val="007C2326"/>
    <w:rsid w:val="007C58DE"/>
    <w:rsid w:val="007C6B98"/>
    <w:rsid w:val="007C7362"/>
    <w:rsid w:val="007D02B9"/>
    <w:rsid w:val="007D10C7"/>
    <w:rsid w:val="007D2DEA"/>
    <w:rsid w:val="007D3330"/>
    <w:rsid w:val="007D3F92"/>
    <w:rsid w:val="007D6245"/>
    <w:rsid w:val="007E04DF"/>
    <w:rsid w:val="007E1843"/>
    <w:rsid w:val="007E2DB0"/>
    <w:rsid w:val="007E500C"/>
    <w:rsid w:val="007E65E6"/>
    <w:rsid w:val="007E7E63"/>
    <w:rsid w:val="007F0E32"/>
    <w:rsid w:val="007F584E"/>
    <w:rsid w:val="007F5FD7"/>
    <w:rsid w:val="007F6763"/>
    <w:rsid w:val="007F69BD"/>
    <w:rsid w:val="007F6EED"/>
    <w:rsid w:val="007F742C"/>
    <w:rsid w:val="007F7B5D"/>
    <w:rsid w:val="00800052"/>
    <w:rsid w:val="00800B92"/>
    <w:rsid w:val="0080303A"/>
    <w:rsid w:val="00803230"/>
    <w:rsid w:val="0080340F"/>
    <w:rsid w:val="00804682"/>
    <w:rsid w:val="00805F05"/>
    <w:rsid w:val="00806322"/>
    <w:rsid w:val="00807012"/>
    <w:rsid w:val="00811FD2"/>
    <w:rsid w:val="00813E30"/>
    <w:rsid w:val="00815515"/>
    <w:rsid w:val="00820E88"/>
    <w:rsid w:val="00820FB5"/>
    <w:rsid w:val="00823116"/>
    <w:rsid w:val="00825001"/>
    <w:rsid w:val="008255A6"/>
    <w:rsid w:val="008255E7"/>
    <w:rsid w:val="00825EF4"/>
    <w:rsid w:val="008331B7"/>
    <w:rsid w:val="00837896"/>
    <w:rsid w:val="00841A44"/>
    <w:rsid w:val="00842CA7"/>
    <w:rsid w:val="0084470E"/>
    <w:rsid w:val="00851DCD"/>
    <w:rsid w:val="00852F0D"/>
    <w:rsid w:val="00853ECB"/>
    <w:rsid w:val="008541A6"/>
    <w:rsid w:val="008544E9"/>
    <w:rsid w:val="00855678"/>
    <w:rsid w:val="00856CCA"/>
    <w:rsid w:val="008600C4"/>
    <w:rsid w:val="00861E14"/>
    <w:rsid w:val="00863B6C"/>
    <w:rsid w:val="008650B4"/>
    <w:rsid w:val="0086531E"/>
    <w:rsid w:val="008661A2"/>
    <w:rsid w:val="008661C0"/>
    <w:rsid w:val="00866AC5"/>
    <w:rsid w:val="00871915"/>
    <w:rsid w:val="008730E6"/>
    <w:rsid w:val="00874569"/>
    <w:rsid w:val="00874FCD"/>
    <w:rsid w:val="008758B8"/>
    <w:rsid w:val="0087645C"/>
    <w:rsid w:val="00876F9D"/>
    <w:rsid w:val="008772A3"/>
    <w:rsid w:val="00881295"/>
    <w:rsid w:val="0088163F"/>
    <w:rsid w:val="008816A7"/>
    <w:rsid w:val="00883A5B"/>
    <w:rsid w:val="00885932"/>
    <w:rsid w:val="008877BE"/>
    <w:rsid w:val="00890552"/>
    <w:rsid w:val="00891720"/>
    <w:rsid w:val="008938FB"/>
    <w:rsid w:val="008945EB"/>
    <w:rsid w:val="00894786"/>
    <w:rsid w:val="0089682B"/>
    <w:rsid w:val="008979CA"/>
    <w:rsid w:val="00897FDE"/>
    <w:rsid w:val="008A1656"/>
    <w:rsid w:val="008A5215"/>
    <w:rsid w:val="008B0B87"/>
    <w:rsid w:val="008B2B38"/>
    <w:rsid w:val="008B4BC6"/>
    <w:rsid w:val="008B533D"/>
    <w:rsid w:val="008C0248"/>
    <w:rsid w:val="008C0856"/>
    <w:rsid w:val="008C0CBF"/>
    <w:rsid w:val="008C1C05"/>
    <w:rsid w:val="008C2B8D"/>
    <w:rsid w:val="008C7AEB"/>
    <w:rsid w:val="008D194F"/>
    <w:rsid w:val="008D319B"/>
    <w:rsid w:val="008D7227"/>
    <w:rsid w:val="008E1B2A"/>
    <w:rsid w:val="008E32C9"/>
    <w:rsid w:val="008E5C22"/>
    <w:rsid w:val="008F0608"/>
    <w:rsid w:val="008F096D"/>
    <w:rsid w:val="008F0D32"/>
    <w:rsid w:val="008F0D4C"/>
    <w:rsid w:val="008F0F41"/>
    <w:rsid w:val="008F3060"/>
    <w:rsid w:val="008F39B6"/>
    <w:rsid w:val="008F4E5D"/>
    <w:rsid w:val="008F6B7E"/>
    <w:rsid w:val="008F77B8"/>
    <w:rsid w:val="0090004D"/>
    <w:rsid w:val="00901108"/>
    <w:rsid w:val="009034C3"/>
    <w:rsid w:val="0090450D"/>
    <w:rsid w:val="009060F9"/>
    <w:rsid w:val="00906919"/>
    <w:rsid w:val="00907DED"/>
    <w:rsid w:val="00910053"/>
    <w:rsid w:val="00911A0B"/>
    <w:rsid w:val="00912323"/>
    <w:rsid w:val="00912920"/>
    <w:rsid w:val="00914742"/>
    <w:rsid w:val="00916AD1"/>
    <w:rsid w:val="00923BF6"/>
    <w:rsid w:val="00924322"/>
    <w:rsid w:val="0092687C"/>
    <w:rsid w:val="0092759D"/>
    <w:rsid w:val="00930AC7"/>
    <w:rsid w:val="00930D35"/>
    <w:rsid w:val="009315A3"/>
    <w:rsid w:val="009324C4"/>
    <w:rsid w:val="00933177"/>
    <w:rsid w:val="00934CF2"/>
    <w:rsid w:val="00937966"/>
    <w:rsid w:val="00940C2D"/>
    <w:rsid w:val="009428F3"/>
    <w:rsid w:val="009442BF"/>
    <w:rsid w:val="00945353"/>
    <w:rsid w:val="00946462"/>
    <w:rsid w:val="00946880"/>
    <w:rsid w:val="00950961"/>
    <w:rsid w:val="009510D2"/>
    <w:rsid w:val="009517A3"/>
    <w:rsid w:val="00953F87"/>
    <w:rsid w:val="009552EA"/>
    <w:rsid w:val="00955EA5"/>
    <w:rsid w:val="00956AB3"/>
    <w:rsid w:val="0096006C"/>
    <w:rsid w:val="00960D12"/>
    <w:rsid w:val="009619C8"/>
    <w:rsid w:val="009624AE"/>
    <w:rsid w:val="0096502F"/>
    <w:rsid w:val="00965425"/>
    <w:rsid w:val="009656BC"/>
    <w:rsid w:val="0096610C"/>
    <w:rsid w:val="009676EE"/>
    <w:rsid w:val="00970630"/>
    <w:rsid w:val="0097092B"/>
    <w:rsid w:val="009715CE"/>
    <w:rsid w:val="00971915"/>
    <w:rsid w:val="00976425"/>
    <w:rsid w:val="0097730C"/>
    <w:rsid w:val="00977974"/>
    <w:rsid w:val="00980D06"/>
    <w:rsid w:val="009812E1"/>
    <w:rsid w:val="009827CA"/>
    <w:rsid w:val="0098283E"/>
    <w:rsid w:val="00983059"/>
    <w:rsid w:val="0098642A"/>
    <w:rsid w:val="009864FE"/>
    <w:rsid w:val="0099403B"/>
    <w:rsid w:val="00997FD9"/>
    <w:rsid w:val="009A0B0B"/>
    <w:rsid w:val="009A1E6A"/>
    <w:rsid w:val="009A3E64"/>
    <w:rsid w:val="009A42C2"/>
    <w:rsid w:val="009A49A8"/>
    <w:rsid w:val="009A4A72"/>
    <w:rsid w:val="009A6586"/>
    <w:rsid w:val="009B050B"/>
    <w:rsid w:val="009B0B35"/>
    <w:rsid w:val="009B272E"/>
    <w:rsid w:val="009B3E74"/>
    <w:rsid w:val="009B41E7"/>
    <w:rsid w:val="009B4C66"/>
    <w:rsid w:val="009B6449"/>
    <w:rsid w:val="009C15C1"/>
    <w:rsid w:val="009C18B3"/>
    <w:rsid w:val="009C1B70"/>
    <w:rsid w:val="009C2699"/>
    <w:rsid w:val="009C280A"/>
    <w:rsid w:val="009C32D9"/>
    <w:rsid w:val="009C4D10"/>
    <w:rsid w:val="009C53FE"/>
    <w:rsid w:val="009C5472"/>
    <w:rsid w:val="009C6B8B"/>
    <w:rsid w:val="009C6EE8"/>
    <w:rsid w:val="009C7868"/>
    <w:rsid w:val="009D0D66"/>
    <w:rsid w:val="009D1010"/>
    <w:rsid w:val="009D276A"/>
    <w:rsid w:val="009D7977"/>
    <w:rsid w:val="009D7AD9"/>
    <w:rsid w:val="009E0284"/>
    <w:rsid w:val="009E2C45"/>
    <w:rsid w:val="009E4600"/>
    <w:rsid w:val="009E7647"/>
    <w:rsid w:val="009F019E"/>
    <w:rsid w:val="009F0CF8"/>
    <w:rsid w:val="009F10DA"/>
    <w:rsid w:val="009F22D6"/>
    <w:rsid w:val="009F4D07"/>
    <w:rsid w:val="009F6221"/>
    <w:rsid w:val="009F722D"/>
    <w:rsid w:val="00A00A00"/>
    <w:rsid w:val="00A00FC2"/>
    <w:rsid w:val="00A01A98"/>
    <w:rsid w:val="00A01DFA"/>
    <w:rsid w:val="00A02886"/>
    <w:rsid w:val="00A04756"/>
    <w:rsid w:val="00A052B2"/>
    <w:rsid w:val="00A06521"/>
    <w:rsid w:val="00A074DF"/>
    <w:rsid w:val="00A100DF"/>
    <w:rsid w:val="00A10413"/>
    <w:rsid w:val="00A11D49"/>
    <w:rsid w:val="00A1393C"/>
    <w:rsid w:val="00A2086F"/>
    <w:rsid w:val="00A213CC"/>
    <w:rsid w:val="00A2216F"/>
    <w:rsid w:val="00A22556"/>
    <w:rsid w:val="00A22734"/>
    <w:rsid w:val="00A238C5"/>
    <w:rsid w:val="00A24707"/>
    <w:rsid w:val="00A2480D"/>
    <w:rsid w:val="00A24859"/>
    <w:rsid w:val="00A25F3B"/>
    <w:rsid w:val="00A26870"/>
    <w:rsid w:val="00A277C9"/>
    <w:rsid w:val="00A31F60"/>
    <w:rsid w:val="00A31FD3"/>
    <w:rsid w:val="00A3261D"/>
    <w:rsid w:val="00A36290"/>
    <w:rsid w:val="00A37E57"/>
    <w:rsid w:val="00A37FF7"/>
    <w:rsid w:val="00A41128"/>
    <w:rsid w:val="00A42818"/>
    <w:rsid w:val="00A430AB"/>
    <w:rsid w:val="00A44BB6"/>
    <w:rsid w:val="00A45BD3"/>
    <w:rsid w:val="00A45D88"/>
    <w:rsid w:val="00A47F9E"/>
    <w:rsid w:val="00A50127"/>
    <w:rsid w:val="00A5220C"/>
    <w:rsid w:val="00A53C57"/>
    <w:rsid w:val="00A55E4E"/>
    <w:rsid w:val="00A563B7"/>
    <w:rsid w:val="00A57A1E"/>
    <w:rsid w:val="00A601CA"/>
    <w:rsid w:val="00A61297"/>
    <w:rsid w:val="00A61BF8"/>
    <w:rsid w:val="00A635EB"/>
    <w:rsid w:val="00A64145"/>
    <w:rsid w:val="00A652C8"/>
    <w:rsid w:val="00A65E8E"/>
    <w:rsid w:val="00A663A3"/>
    <w:rsid w:val="00A7027F"/>
    <w:rsid w:val="00A70351"/>
    <w:rsid w:val="00A70635"/>
    <w:rsid w:val="00A72DC2"/>
    <w:rsid w:val="00A75E31"/>
    <w:rsid w:val="00A75FB9"/>
    <w:rsid w:val="00A7718D"/>
    <w:rsid w:val="00A772A3"/>
    <w:rsid w:val="00A773C4"/>
    <w:rsid w:val="00A77F9D"/>
    <w:rsid w:val="00A81528"/>
    <w:rsid w:val="00A83878"/>
    <w:rsid w:val="00A84D6D"/>
    <w:rsid w:val="00A87ECF"/>
    <w:rsid w:val="00A91D14"/>
    <w:rsid w:val="00AA0273"/>
    <w:rsid w:val="00AA04E6"/>
    <w:rsid w:val="00AA1838"/>
    <w:rsid w:val="00AA2344"/>
    <w:rsid w:val="00AA2D6E"/>
    <w:rsid w:val="00AA3554"/>
    <w:rsid w:val="00AA3702"/>
    <w:rsid w:val="00AA3F0E"/>
    <w:rsid w:val="00AA41E8"/>
    <w:rsid w:val="00AA5F15"/>
    <w:rsid w:val="00AA61FF"/>
    <w:rsid w:val="00AA7822"/>
    <w:rsid w:val="00AB129A"/>
    <w:rsid w:val="00AB1FBA"/>
    <w:rsid w:val="00AB3CF3"/>
    <w:rsid w:val="00AB4CA9"/>
    <w:rsid w:val="00AB5776"/>
    <w:rsid w:val="00AB57F2"/>
    <w:rsid w:val="00AC182C"/>
    <w:rsid w:val="00AC2E21"/>
    <w:rsid w:val="00AC346B"/>
    <w:rsid w:val="00AC4FBA"/>
    <w:rsid w:val="00AC5AD2"/>
    <w:rsid w:val="00AC7182"/>
    <w:rsid w:val="00AD0622"/>
    <w:rsid w:val="00AD32A9"/>
    <w:rsid w:val="00AD3EBB"/>
    <w:rsid w:val="00AD5D91"/>
    <w:rsid w:val="00AD686E"/>
    <w:rsid w:val="00AD6B62"/>
    <w:rsid w:val="00AD7096"/>
    <w:rsid w:val="00AE2B79"/>
    <w:rsid w:val="00AE4C4E"/>
    <w:rsid w:val="00AE626F"/>
    <w:rsid w:val="00AE62CB"/>
    <w:rsid w:val="00AE6619"/>
    <w:rsid w:val="00AE6F81"/>
    <w:rsid w:val="00AF1ABA"/>
    <w:rsid w:val="00AF3FAF"/>
    <w:rsid w:val="00AF4B18"/>
    <w:rsid w:val="00AF57E4"/>
    <w:rsid w:val="00AF6303"/>
    <w:rsid w:val="00AF766D"/>
    <w:rsid w:val="00B02C9C"/>
    <w:rsid w:val="00B02ED3"/>
    <w:rsid w:val="00B03C1C"/>
    <w:rsid w:val="00B03C64"/>
    <w:rsid w:val="00B04CDB"/>
    <w:rsid w:val="00B0581D"/>
    <w:rsid w:val="00B05E2C"/>
    <w:rsid w:val="00B0621F"/>
    <w:rsid w:val="00B104B1"/>
    <w:rsid w:val="00B113CA"/>
    <w:rsid w:val="00B11940"/>
    <w:rsid w:val="00B13893"/>
    <w:rsid w:val="00B1467D"/>
    <w:rsid w:val="00B156C9"/>
    <w:rsid w:val="00B15AE1"/>
    <w:rsid w:val="00B16089"/>
    <w:rsid w:val="00B166C5"/>
    <w:rsid w:val="00B17B85"/>
    <w:rsid w:val="00B207EA"/>
    <w:rsid w:val="00B225AA"/>
    <w:rsid w:val="00B24260"/>
    <w:rsid w:val="00B24BDE"/>
    <w:rsid w:val="00B24C07"/>
    <w:rsid w:val="00B24F6D"/>
    <w:rsid w:val="00B2727E"/>
    <w:rsid w:val="00B27F6C"/>
    <w:rsid w:val="00B30CC0"/>
    <w:rsid w:val="00B31226"/>
    <w:rsid w:val="00B31623"/>
    <w:rsid w:val="00B328F3"/>
    <w:rsid w:val="00B3427B"/>
    <w:rsid w:val="00B346ED"/>
    <w:rsid w:val="00B351F0"/>
    <w:rsid w:val="00B3746D"/>
    <w:rsid w:val="00B41659"/>
    <w:rsid w:val="00B42879"/>
    <w:rsid w:val="00B439BB"/>
    <w:rsid w:val="00B4529D"/>
    <w:rsid w:val="00B45CEA"/>
    <w:rsid w:val="00B4675D"/>
    <w:rsid w:val="00B4690B"/>
    <w:rsid w:val="00B47EDF"/>
    <w:rsid w:val="00B5058E"/>
    <w:rsid w:val="00B5094D"/>
    <w:rsid w:val="00B50C6C"/>
    <w:rsid w:val="00B51808"/>
    <w:rsid w:val="00B51E10"/>
    <w:rsid w:val="00B56D3B"/>
    <w:rsid w:val="00B57854"/>
    <w:rsid w:val="00B62855"/>
    <w:rsid w:val="00B63E79"/>
    <w:rsid w:val="00B658E2"/>
    <w:rsid w:val="00B65AD9"/>
    <w:rsid w:val="00B701EB"/>
    <w:rsid w:val="00B70240"/>
    <w:rsid w:val="00B70AE9"/>
    <w:rsid w:val="00B70E57"/>
    <w:rsid w:val="00B7333A"/>
    <w:rsid w:val="00B73A35"/>
    <w:rsid w:val="00B74343"/>
    <w:rsid w:val="00B74B8B"/>
    <w:rsid w:val="00B7515C"/>
    <w:rsid w:val="00B77191"/>
    <w:rsid w:val="00B771F7"/>
    <w:rsid w:val="00B80679"/>
    <w:rsid w:val="00B810B9"/>
    <w:rsid w:val="00B82510"/>
    <w:rsid w:val="00B82B30"/>
    <w:rsid w:val="00B82B69"/>
    <w:rsid w:val="00B82D0F"/>
    <w:rsid w:val="00B84CEA"/>
    <w:rsid w:val="00B85912"/>
    <w:rsid w:val="00B85AFA"/>
    <w:rsid w:val="00B85E8A"/>
    <w:rsid w:val="00B86151"/>
    <w:rsid w:val="00B91227"/>
    <w:rsid w:val="00B922C7"/>
    <w:rsid w:val="00B92FDF"/>
    <w:rsid w:val="00B9317E"/>
    <w:rsid w:val="00B959D7"/>
    <w:rsid w:val="00B97C7E"/>
    <w:rsid w:val="00BA1090"/>
    <w:rsid w:val="00BA147C"/>
    <w:rsid w:val="00BA18FE"/>
    <w:rsid w:val="00BA2912"/>
    <w:rsid w:val="00BA2C96"/>
    <w:rsid w:val="00BA44BC"/>
    <w:rsid w:val="00BA5D4A"/>
    <w:rsid w:val="00BB0D58"/>
    <w:rsid w:val="00BB180B"/>
    <w:rsid w:val="00BB2295"/>
    <w:rsid w:val="00BB232D"/>
    <w:rsid w:val="00BB46EF"/>
    <w:rsid w:val="00BB54A8"/>
    <w:rsid w:val="00BB6675"/>
    <w:rsid w:val="00BB6936"/>
    <w:rsid w:val="00BB6F81"/>
    <w:rsid w:val="00BB71F6"/>
    <w:rsid w:val="00BB7E81"/>
    <w:rsid w:val="00BC0103"/>
    <w:rsid w:val="00BC0ADA"/>
    <w:rsid w:val="00BC1846"/>
    <w:rsid w:val="00BC246A"/>
    <w:rsid w:val="00BC3D5F"/>
    <w:rsid w:val="00BC41A5"/>
    <w:rsid w:val="00BC4C98"/>
    <w:rsid w:val="00BC52F9"/>
    <w:rsid w:val="00BC5BE5"/>
    <w:rsid w:val="00BC6F0D"/>
    <w:rsid w:val="00BD0610"/>
    <w:rsid w:val="00BD0953"/>
    <w:rsid w:val="00BD0B1B"/>
    <w:rsid w:val="00BD2231"/>
    <w:rsid w:val="00BD2640"/>
    <w:rsid w:val="00BD3967"/>
    <w:rsid w:val="00BD47A4"/>
    <w:rsid w:val="00BD5A3B"/>
    <w:rsid w:val="00BD6004"/>
    <w:rsid w:val="00BD6A28"/>
    <w:rsid w:val="00BE08C4"/>
    <w:rsid w:val="00BE14B2"/>
    <w:rsid w:val="00BE1830"/>
    <w:rsid w:val="00BE1B5E"/>
    <w:rsid w:val="00BE28D0"/>
    <w:rsid w:val="00BE340A"/>
    <w:rsid w:val="00BE3A6F"/>
    <w:rsid w:val="00BE4245"/>
    <w:rsid w:val="00BE474E"/>
    <w:rsid w:val="00BE5401"/>
    <w:rsid w:val="00BE6B84"/>
    <w:rsid w:val="00BF04B1"/>
    <w:rsid w:val="00BF102D"/>
    <w:rsid w:val="00BF1151"/>
    <w:rsid w:val="00BF16AA"/>
    <w:rsid w:val="00BF28F9"/>
    <w:rsid w:val="00BF3590"/>
    <w:rsid w:val="00BF3863"/>
    <w:rsid w:val="00BF3A93"/>
    <w:rsid w:val="00BF40A3"/>
    <w:rsid w:val="00C00927"/>
    <w:rsid w:val="00C00FF4"/>
    <w:rsid w:val="00C0254A"/>
    <w:rsid w:val="00C028E9"/>
    <w:rsid w:val="00C03CD9"/>
    <w:rsid w:val="00C07125"/>
    <w:rsid w:val="00C0777B"/>
    <w:rsid w:val="00C10E24"/>
    <w:rsid w:val="00C122C9"/>
    <w:rsid w:val="00C148CB"/>
    <w:rsid w:val="00C159FE"/>
    <w:rsid w:val="00C15C01"/>
    <w:rsid w:val="00C21422"/>
    <w:rsid w:val="00C23E1B"/>
    <w:rsid w:val="00C242CB"/>
    <w:rsid w:val="00C25F8A"/>
    <w:rsid w:val="00C27940"/>
    <w:rsid w:val="00C35A6E"/>
    <w:rsid w:val="00C368A7"/>
    <w:rsid w:val="00C413A5"/>
    <w:rsid w:val="00C4181B"/>
    <w:rsid w:val="00C41C32"/>
    <w:rsid w:val="00C4224A"/>
    <w:rsid w:val="00C42CEA"/>
    <w:rsid w:val="00C431E2"/>
    <w:rsid w:val="00C43E2C"/>
    <w:rsid w:val="00C45D3B"/>
    <w:rsid w:val="00C46CD2"/>
    <w:rsid w:val="00C512A7"/>
    <w:rsid w:val="00C52941"/>
    <w:rsid w:val="00C5299A"/>
    <w:rsid w:val="00C53DB9"/>
    <w:rsid w:val="00C566AF"/>
    <w:rsid w:val="00C56DC7"/>
    <w:rsid w:val="00C614C5"/>
    <w:rsid w:val="00C61503"/>
    <w:rsid w:val="00C6241C"/>
    <w:rsid w:val="00C63471"/>
    <w:rsid w:val="00C6557D"/>
    <w:rsid w:val="00C67B8C"/>
    <w:rsid w:val="00C70695"/>
    <w:rsid w:val="00C72A25"/>
    <w:rsid w:val="00C7393E"/>
    <w:rsid w:val="00C74163"/>
    <w:rsid w:val="00C74CFC"/>
    <w:rsid w:val="00C75B70"/>
    <w:rsid w:val="00C771F9"/>
    <w:rsid w:val="00C83CC3"/>
    <w:rsid w:val="00C849AD"/>
    <w:rsid w:val="00C84FDF"/>
    <w:rsid w:val="00C85ABC"/>
    <w:rsid w:val="00C864D4"/>
    <w:rsid w:val="00C86EA1"/>
    <w:rsid w:val="00C874A3"/>
    <w:rsid w:val="00C90DC2"/>
    <w:rsid w:val="00C92EFB"/>
    <w:rsid w:val="00C93A2E"/>
    <w:rsid w:val="00C9516C"/>
    <w:rsid w:val="00C95EE6"/>
    <w:rsid w:val="00CA1C0C"/>
    <w:rsid w:val="00CA23D7"/>
    <w:rsid w:val="00CA2BAF"/>
    <w:rsid w:val="00CA39B5"/>
    <w:rsid w:val="00CA4147"/>
    <w:rsid w:val="00CA77B9"/>
    <w:rsid w:val="00CA7C03"/>
    <w:rsid w:val="00CB03D7"/>
    <w:rsid w:val="00CB0798"/>
    <w:rsid w:val="00CB122B"/>
    <w:rsid w:val="00CB13DB"/>
    <w:rsid w:val="00CB1BB3"/>
    <w:rsid w:val="00CB25F8"/>
    <w:rsid w:val="00CB2D95"/>
    <w:rsid w:val="00CB3E2D"/>
    <w:rsid w:val="00CB4443"/>
    <w:rsid w:val="00CB6436"/>
    <w:rsid w:val="00CB696F"/>
    <w:rsid w:val="00CB717F"/>
    <w:rsid w:val="00CB722B"/>
    <w:rsid w:val="00CB7BFF"/>
    <w:rsid w:val="00CC0397"/>
    <w:rsid w:val="00CC04AC"/>
    <w:rsid w:val="00CC0E66"/>
    <w:rsid w:val="00CC46FF"/>
    <w:rsid w:val="00CC5733"/>
    <w:rsid w:val="00CC5C67"/>
    <w:rsid w:val="00CC6124"/>
    <w:rsid w:val="00CC65B5"/>
    <w:rsid w:val="00CC779C"/>
    <w:rsid w:val="00CD081C"/>
    <w:rsid w:val="00CD1307"/>
    <w:rsid w:val="00CD16D5"/>
    <w:rsid w:val="00CD18AA"/>
    <w:rsid w:val="00CD269A"/>
    <w:rsid w:val="00CD294C"/>
    <w:rsid w:val="00CE09DF"/>
    <w:rsid w:val="00CE0DF7"/>
    <w:rsid w:val="00CE0E31"/>
    <w:rsid w:val="00CE0FE7"/>
    <w:rsid w:val="00CE1433"/>
    <w:rsid w:val="00CE1688"/>
    <w:rsid w:val="00CE2E92"/>
    <w:rsid w:val="00CE3324"/>
    <w:rsid w:val="00CE355F"/>
    <w:rsid w:val="00CE495C"/>
    <w:rsid w:val="00CE520E"/>
    <w:rsid w:val="00CE7C61"/>
    <w:rsid w:val="00CE7FB7"/>
    <w:rsid w:val="00CF032D"/>
    <w:rsid w:val="00CF0F45"/>
    <w:rsid w:val="00CF1391"/>
    <w:rsid w:val="00CF1855"/>
    <w:rsid w:val="00CF6100"/>
    <w:rsid w:val="00CF7181"/>
    <w:rsid w:val="00CF7EFE"/>
    <w:rsid w:val="00D0098B"/>
    <w:rsid w:val="00D03312"/>
    <w:rsid w:val="00D04440"/>
    <w:rsid w:val="00D04DBC"/>
    <w:rsid w:val="00D05321"/>
    <w:rsid w:val="00D0695C"/>
    <w:rsid w:val="00D070AE"/>
    <w:rsid w:val="00D104C2"/>
    <w:rsid w:val="00D16A27"/>
    <w:rsid w:val="00D173CE"/>
    <w:rsid w:val="00D17A98"/>
    <w:rsid w:val="00D17F0B"/>
    <w:rsid w:val="00D2175A"/>
    <w:rsid w:val="00D2250B"/>
    <w:rsid w:val="00D23164"/>
    <w:rsid w:val="00D234F3"/>
    <w:rsid w:val="00D23C66"/>
    <w:rsid w:val="00D2419A"/>
    <w:rsid w:val="00D269EB"/>
    <w:rsid w:val="00D275CE"/>
    <w:rsid w:val="00D31637"/>
    <w:rsid w:val="00D317D9"/>
    <w:rsid w:val="00D31886"/>
    <w:rsid w:val="00D327BE"/>
    <w:rsid w:val="00D336A3"/>
    <w:rsid w:val="00D354F5"/>
    <w:rsid w:val="00D36D48"/>
    <w:rsid w:val="00D37677"/>
    <w:rsid w:val="00D377F6"/>
    <w:rsid w:val="00D37D1C"/>
    <w:rsid w:val="00D41960"/>
    <w:rsid w:val="00D41ED3"/>
    <w:rsid w:val="00D420DF"/>
    <w:rsid w:val="00D42E13"/>
    <w:rsid w:val="00D430DC"/>
    <w:rsid w:val="00D438ED"/>
    <w:rsid w:val="00D44D7C"/>
    <w:rsid w:val="00D44DB3"/>
    <w:rsid w:val="00D46CF2"/>
    <w:rsid w:val="00D471C6"/>
    <w:rsid w:val="00D50263"/>
    <w:rsid w:val="00D50DD1"/>
    <w:rsid w:val="00D50FEA"/>
    <w:rsid w:val="00D5116C"/>
    <w:rsid w:val="00D51783"/>
    <w:rsid w:val="00D54E66"/>
    <w:rsid w:val="00D5624A"/>
    <w:rsid w:val="00D56CF1"/>
    <w:rsid w:val="00D574BA"/>
    <w:rsid w:val="00D57D63"/>
    <w:rsid w:val="00D57DFA"/>
    <w:rsid w:val="00D60E9A"/>
    <w:rsid w:val="00D62BB6"/>
    <w:rsid w:val="00D669BA"/>
    <w:rsid w:val="00D66F0F"/>
    <w:rsid w:val="00D67D6C"/>
    <w:rsid w:val="00D7008D"/>
    <w:rsid w:val="00D71A59"/>
    <w:rsid w:val="00D720EA"/>
    <w:rsid w:val="00D74EAE"/>
    <w:rsid w:val="00D75BB7"/>
    <w:rsid w:val="00D76795"/>
    <w:rsid w:val="00D77147"/>
    <w:rsid w:val="00D77CC6"/>
    <w:rsid w:val="00D77D9E"/>
    <w:rsid w:val="00D77E2F"/>
    <w:rsid w:val="00D8190D"/>
    <w:rsid w:val="00D828E6"/>
    <w:rsid w:val="00D854ED"/>
    <w:rsid w:val="00D85585"/>
    <w:rsid w:val="00D90145"/>
    <w:rsid w:val="00D91BFA"/>
    <w:rsid w:val="00D91C42"/>
    <w:rsid w:val="00D92A17"/>
    <w:rsid w:val="00D952F6"/>
    <w:rsid w:val="00D95FDB"/>
    <w:rsid w:val="00D9688B"/>
    <w:rsid w:val="00DA0020"/>
    <w:rsid w:val="00DA1415"/>
    <w:rsid w:val="00DA6548"/>
    <w:rsid w:val="00DA69EB"/>
    <w:rsid w:val="00DA6DAD"/>
    <w:rsid w:val="00DA7687"/>
    <w:rsid w:val="00DB31AB"/>
    <w:rsid w:val="00DB3750"/>
    <w:rsid w:val="00DB4B15"/>
    <w:rsid w:val="00DB548E"/>
    <w:rsid w:val="00DB5A7E"/>
    <w:rsid w:val="00DB6BE0"/>
    <w:rsid w:val="00DC0C99"/>
    <w:rsid w:val="00DC0DED"/>
    <w:rsid w:val="00DC1A44"/>
    <w:rsid w:val="00DC25F1"/>
    <w:rsid w:val="00DC277C"/>
    <w:rsid w:val="00DC2F22"/>
    <w:rsid w:val="00DC37F0"/>
    <w:rsid w:val="00DC44FB"/>
    <w:rsid w:val="00DC45AA"/>
    <w:rsid w:val="00DC5B42"/>
    <w:rsid w:val="00DC6160"/>
    <w:rsid w:val="00DD0D78"/>
    <w:rsid w:val="00DD0DC2"/>
    <w:rsid w:val="00DD0FAF"/>
    <w:rsid w:val="00DD41E9"/>
    <w:rsid w:val="00DD5102"/>
    <w:rsid w:val="00DD5448"/>
    <w:rsid w:val="00DD6376"/>
    <w:rsid w:val="00DD6C3A"/>
    <w:rsid w:val="00DE2DFD"/>
    <w:rsid w:val="00DE2E67"/>
    <w:rsid w:val="00DE3F80"/>
    <w:rsid w:val="00DE3FD4"/>
    <w:rsid w:val="00DE5A00"/>
    <w:rsid w:val="00DE6515"/>
    <w:rsid w:val="00DE6968"/>
    <w:rsid w:val="00DE7E55"/>
    <w:rsid w:val="00DF14C9"/>
    <w:rsid w:val="00DF2EFB"/>
    <w:rsid w:val="00DF49DD"/>
    <w:rsid w:val="00DF5665"/>
    <w:rsid w:val="00DF5CDF"/>
    <w:rsid w:val="00DF6137"/>
    <w:rsid w:val="00DF7D00"/>
    <w:rsid w:val="00E00141"/>
    <w:rsid w:val="00E058B8"/>
    <w:rsid w:val="00E069A5"/>
    <w:rsid w:val="00E12289"/>
    <w:rsid w:val="00E14D76"/>
    <w:rsid w:val="00E14F49"/>
    <w:rsid w:val="00E155A1"/>
    <w:rsid w:val="00E15959"/>
    <w:rsid w:val="00E163F2"/>
    <w:rsid w:val="00E172B8"/>
    <w:rsid w:val="00E17648"/>
    <w:rsid w:val="00E206BA"/>
    <w:rsid w:val="00E207A0"/>
    <w:rsid w:val="00E20CCA"/>
    <w:rsid w:val="00E2331A"/>
    <w:rsid w:val="00E24CC2"/>
    <w:rsid w:val="00E2561E"/>
    <w:rsid w:val="00E26AB8"/>
    <w:rsid w:val="00E30D15"/>
    <w:rsid w:val="00E32C6F"/>
    <w:rsid w:val="00E341E5"/>
    <w:rsid w:val="00E36772"/>
    <w:rsid w:val="00E4041F"/>
    <w:rsid w:val="00E40FE9"/>
    <w:rsid w:val="00E4157E"/>
    <w:rsid w:val="00E41924"/>
    <w:rsid w:val="00E41BAA"/>
    <w:rsid w:val="00E41F89"/>
    <w:rsid w:val="00E42F4D"/>
    <w:rsid w:val="00E43046"/>
    <w:rsid w:val="00E43E85"/>
    <w:rsid w:val="00E443D0"/>
    <w:rsid w:val="00E46518"/>
    <w:rsid w:val="00E50CFE"/>
    <w:rsid w:val="00E51CE3"/>
    <w:rsid w:val="00E53D89"/>
    <w:rsid w:val="00E56BEB"/>
    <w:rsid w:val="00E57685"/>
    <w:rsid w:val="00E6259B"/>
    <w:rsid w:val="00E62E15"/>
    <w:rsid w:val="00E63A07"/>
    <w:rsid w:val="00E706BD"/>
    <w:rsid w:val="00E70CAA"/>
    <w:rsid w:val="00E72D3A"/>
    <w:rsid w:val="00E73B89"/>
    <w:rsid w:val="00E74DF2"/>
    <w:rsid w:val="00E7538E"/>
    <w:rsid w:val="00E75AD5"/>
    <w:rsid w:val="00E77762"/>
    <w:rsid w:val="00E817AC"/>
    <w:rsid w:val="00E81B20"/>
    <w:rsid w:val="00E81DFD"/>
    <w:rsid w:val="00E83831"/>
    <w:rsid w:val="00E8483B"/>
    <w:rsid w:val="00E848B5"/>
    <w:rsid w:val="00E855AD"/>
    <w:rsid w:val="00E867DA"/>
    <w:rsid w:val="00E877C4"/>
    <w:rsid w:val="00E9208D"/>
    <w:rsid w:val="00E93376"/>
    <w:rsid w:val="00E939D1"/>
    <w:rsid w:val="00E97D78"/>
    <w:rsid w:val="00E97DF8"/>
    <w:rsid w:val="00EA5014"/>
    <w:rsid w:val="00EA5A1F"/>
    <w:rsid w:val="00EA610F"/>
    <w:rsid w:val="00EA6579"/>
    <w:rsid w:val="00EA7DCC"/>
    <w:rsid w:val="00EB0555"/>
    <w:rsid w:val="00EB095E"/>
    <w:rsid w:val="00EB15CF"/>
    <w:rsid w:val="00EB1C0A"/>
    <w:rsid w:val="00EB22F0"/>
    <w:rsid w:val="00EB2B10"/>
    <w:rsid w:val="00EB4215"/>
    <w:rsid w:val="00EB5292"/>
    <w:rsid w:val="00EC05BA"/>
    <w:rsid w:val="00EC0EC7"/>
    <w:rsid w:val="00EC391D"/>
    <w:rsid w:val="00EC4CE6"/>
    <w:rsid w:val="00EC4D26"/>
    <w:rsid w:val="00EC5073"/>
    <w:rsid w:val="00EC56A4"/>
    <w:rsid w:val="00EC656C"/>
    <w:rsid w:val="00ED1D41"/>
    <w:rsid w:val="00ED4285"/>
    <w:rsid w:val="00ED4682"/>
    <w:rsid w:val="00ED4A4B"/>
    <w:rsid w:val="00ED6739"/>
    <w:rsid w:val="00ED690B"/>
    <w:rsid w:val="00ED73E4"/>
    <w:rsid w:val="00EE00FE"/>
    <w:rsid w:val="00EE04A5"/>
    <w:rsid w:val="00EE2994"/>
    <w:rsid w:val="00EE2E0E"/>
    <w:rsid w:val="00EE7696"/>
    <w:rsid w:val="00EE770A"/>
    <w:rsid w:val="00EE77DE"/>
    <w:rsid w:val="00EF016F"/>
    <w:rsid w:val="00EF10FC"/>
    <w:rsid w:val="00EF2886"/>
    <w:rsid w:val="00EF315C"/>
    <w:rsid w:val="00EF3DE4"/>
    <w:rsid w:val="00EF4BBF"/>
    <w:rsid w:val="00EF555C"/>
    <w:rsid w:val="00EF79CC"/>
    <w:rsid w:val="00F0070B"/>
    <w:rsid w:val="00F03138"/>
    <w:rsid w:val="00F050E9"/>
    <w:rsid w:val="00F0531D"/>
    <w:rsid w:val="00F06E0A"/>
    <w:rsid w:val="00F07997"/>
    <w:rsid w:val="00F1169B"/>
    <w:rsid w:val="00F11A38"/>
    <w:rsid w:val="00F136FF"/>
    <w:rsid w:val="00F16E7B"/>
    <w:rsid w:val="00F17037"/>
    <w:rsid w:val="00F17B65"/>
    <w:rsid w:val="00F2068B"/>
    <w:rsid w:val="00F22249"/>
    <w:rsid w:val="00F22618"/>
    <w:rsid w:val="00F23721"/>
    <w:rsid w:val="00F2428B"/>
    <w:rsid w:val="00F2721F"/>
    <w:rsid w:val="00F27569"/>
    <w:rsid w:val="00F31113"/>
    <w:rsid w:val="00F31FF4"/>
    <w:rsid w:val="00F330AC"/>
    <w:rsid w:val="00F33BD6"/>
    <w:rsid w:val="00F34A02"/>
    <w:rsid w:val="00F36562"/>
    <w:rsid w:val="00F36832"/>
    <w:rsid w:val="00F36DBE"/>
    <w:rsid w:val="00F371B3"/>
    <w:rsid w:val="00F3795C"/>
    <w:rsid w:val="00F4145B"/>
    <w:rsid w:val="00F4151C"/>
    <w:rsid w:val="00F43843"/>
    <w:rsid w:val="00F45456"/>
    <w:rsid w:val="00F463BC"/>
    <w:rsid w:val="00F4680A"/>
    <w:rsid w:val="00F469C0"/>
    <w:rsid w:val="00F51526"/>
    <w:rsid w:val="00F527B2"/>
    <w:rsid w:val="00F5366F"/>
    <w:rsid w:val="00F53989"/>
    <w:rsid w:val="00F54722"/>
    <w:rsid w:val="00F54EE5"/>
    <w:rsid w:val="00F5570B"/>
    <w:rsid w:val="00F55FD2"/>
    <w:rsid w:val="00F571DA"/>
    <w:rsid w:val="00F60083"/>
    <w:rsid w:val="00F6026D"/>
    <w:rsid w:val="00F62539"/>
    <w:rsid w:val="00F655ED"/>
    <w:rsid w:val="00F70A3F"/>
    <w:rsid w:val="00F72806"/>
    <w:rsid w:val="00F7281D"/>
    <w:rsid w:val="00F73007"/>
    <w:rsid w:val="00F7458F"/>
    <w:rsid w:val="00F75E54"/>
    <w:rsid w:val="00F7621F"/>
    <w:rsid w:val="00F80687"/>
    <w:rsid w:val="00F818A0"/>
    <w:rsid w:val="00F862AE"/>
    <w:rsid w:val="00F86630"/>
    <w:rsid w:val="00F9059B"/>
    <w:rsid w:val="00F908E5"/>
    <w:rsid w:val="00F934A3"/>
    <w:rsid w:val="00F93CEA"/>
    <w:rsid w:val="00F93FA3"/>
    <w:rsid w:val="00F9407D"/>
    <w:rsid w:val="00F94217"/>
    <w:rsid w:val="00F945A9"/>
    <w:rsid w:val="00F952CD"/>
    <w:rsid w:val="00F9592C"/>
    <w:rsid w:val="00F9619B"/>
    <w:rsid w:val="00F96C1F"/>
    <w:rsid w:val="00FA0321"/>
    <w:rsid w:val="00FA0E48"/>
    <w:rsid w:val="00FA1A47"/>
    <w:rsid w:val="00FA43C6"/>
    <w:rsid w:val="00FB19FC"/>
    <w:rsid w:val="00FB1C6A"/>
    <w:rsid w:val="00FB23A8"/>
    <w:rsid w:val="00FB3229"/>
    <w:rsid w:val="00FB328D"/>
    <w:rsid w:val="00FB3F14"/>
    <w:rsid w:val="00FB56EC"/>
    <w:rsid w:val="00FB77F6"/>
    <w:rsid w:val="00FC0591"/>
    <w:rsid w:val="00FC3852"/>
    <w:rsid w:val="00FC4AC5"/>
    <w:rsid w:val="00FC4B65"/>
    <w:rsid w:val="00FC4CB8"/>
    <w:rsid w:val="00FC55F9"/>
    <w:rsid w:val="00FC580E"/>
    <w:rsid w:val="00FC7D01"/>
    <w:rsid w:val="00FD1468"/>
    <w:rsid w:val="00FD54EC"/>
    <w:rsid w:val="00FD6474"/>
    <w:rsid w:val="00FE08D7"/>
    <w:rsid w:val="00FE1F1E"/>
    <w:rsid w:val="00FE240B"/>
    <w:rsid w:val="00FE260A"/>
    <w:rsid w:val="00FE2D2A"/>
    <w:rsid w:val="00FE3AC2"/>
    <w:rsid w:val="00FE510C"/>
    <w:rsid w:val="00FE5A63"/>
    <w:rsid w:val="00FF0332"/>
    <w:rsid w:val="00FF04A4"/>
    <w:rsid w:val="00FF2069"/>
    <w:rsid w:val="00FF2A0A"/>
    <w:rsid w:val="00FF2C31"/>
    <w:rsid w:val="00FF2DFA"/>
    <w:rsid w:val="00FF3F23"/>
    <w:rsid w:val="00FF5461"/>
    <w:rsid w:val="00FF5F76"/>
    <w:rsid w:val="00FF5FBB"/>
    <w:rsid w:val="00FF7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04C24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77F6"/>
    <w:pPr>
      <w:jc w:val="both"/>
    </w:pPr>
    <w:rPr>
      <w:rFonts w:ascii="Arial" w:hAnsi="Arial" w:cs="Arial"/>
      <w:sz w:val="40"/>
    </w:rPr>
  </w:style>
  <w:style w:type="paragraph" w:styleId="Heading1">
    <w:name w:val="heading 1"/>
    <w:basedOn w:val="Normal"/>
    <w:next w:val="Normal"/>
    <w:pPr>
      <w:keepNext/>
      <w:numPr>
        <w:numId w:val="1"/>
      </w:numPr>
      <w:spacing w:before="240" w:after="60"/>
      <w:outlineLvl w:val="0"/>
    </w:pPr>
    <w:rPr>
      <w:b/>
      <w:bCs/>
      <w:kern w:val="32"/>
      <w:szCs w:val="32"/>
    </w:rPr>
  </w:style>
  <w:style w:type="paragraph" w:styleId="Heading2">
    <w:name w:val="heading 2"/>
    <w:basedOn w:val="Normal"/>
    <w:next w:val="Normal"/>
    <w:pPr>
      <w:keepNext/>
      <w:numPr>
        <w:ilvl w:val="1"/>
        <w:numId w:val="1"/>
      </w:numPr>
      <w:outlineLvl w:val="1"/>
    </w:pPr>
    <w:rPr>
      <w:b/>
      <w:bCs/>
      <w:i/>
      <w:iCs/>
      <w:szCs w:val="28"/>
    </w:rPr>
  </w:style>
  <w:style w:type="paragraph" w:styleId="Heading3">
    <w:name w:val="heading 3"/>
    <w:basedOn w:val="Normal"/>
    <w:next w:val="Normal"/>
    <w:pPr>
      <w:keepNext/>
      <w:outlineLvl w:val="2"/>
    </w:pPr>
    <w:rPr>
      <w:u w:val="single"/>
    </w:rPr>
  </w:style>
  <w:style w:type="paragraph" w:styleId="Heading4">
    <w:name w:val="heading 4"/>
    <w:basedOn w:val="Normal"/>
    <w:next w:val="Normal"/>
    <w:pPr>
      <w:keepNext/>
      <w:outlineLvl w:val="3"/>
    </w:pPr>
    <w:rPr>
      <w:b/>
      <w:bCs/>
      <w:u w:val="single"/>
    </w:rPr>
  </w:style>
  <w:style w:type="paragraph" w:styleId="Heading5">
    <w:name w:val="heading 5"/>
    <w:basedOn w:val="Normal"/>
    <w:next w:val="Normal"/>
    <w:link w:val="Heading5Char"/>
    <w:semiHidden/>
    <w:unhideWhenUsed/>
    <w:qFormat/>
    <w:rsid w:val="00B7515C"/>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20"/>
    </w:pPr>
  </w:style>
  <w:style w:type="paragraph" w:styleId="Header">
    <w:name w:val="header"/>
    <w:basedOn w:val="Normal"/>
    <w:link w:val="HeaderChar"/>
    <w:uiPriority w:val="99"/>
    <w:pPr>
      <w:tabs>
        <w:tab w:val="center" w:pos="4320"/>
        <w:tab w:val="right" w:pos="8640"/>
      </w:tabs>
    </w:pPr>
  </w:style>
  <w:style w:type="paragraph" w:customStyle="1" w:styleId="SASoutput">
    <w:name w:val="SAS_output"/>
    <w:basedOn w:val="Normal"/>
    <w:next w:val="Normal"/>
    <w:pPr>
      <w:autoSpaceDE w:val="0"/>
      <w:autoSpaceDN w:val="0"/>
      <w:adjustRightInd w:val="0"/>
    </w:pPr>
    <w:rPr>
      <w:rFonts w:ascii="Courier New" w:hAnsi="Courier New" w:cs="Courier New"/>
      <w:b/>
      <w:sz w:val="22"/>
      <w:szCs w:val="16"/>
    </w:rPr>
  </w:style>
  <w:style w:type="paragraph" w:customStyle="1" w:styleId="sasoutput0">
    <w:name w:val="sas_output"/>
    <w:basedOn w:val="Normal"/>
    <w:pPr>
      <w:autoSpaceDE w:val="0"/>
      <w:autoSpaceDN w:val="0"/>
      <w:adjustRightInd w:val="0"/>
      <w:ind w:left="720"/>
    </w:pPr>
    <w:rPr>
      <w:rFonts w:ascii="Courier New" w:hAnsi="Courier New" w:cs="Times New Roman"/>
      <w:b/>
      <w:sz w:val="22"/>
      <w:szCs w:val="16"/>
    </w:rPr>
  </w:style>
  <w:style w:type="character" w:styleId="PageNumber">
    <w:name w:val="page number"/>
    <w:basedOn w:val="DefaultParagraphFont"/>
  </w:style>
  <w:style w:type="paragraph" w:styleId="Footer">
    <w:name w:val="footer"/>
    <w:basedOn w:val="Normal"/>
    <w:pPr>
      <w:tabs>
        <w:tab w:val="center" w:pos="4320"/>
        <w:tab w:val="right" w:pos="8640"/>
      </w:tabs>
    </w:p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rPr>
  </w:style>
  <w:style w:type="paragraph" w:customStyle="1" w:styleId="Body">
    <w:name w:val="Body"/>
    <w:basedOn w:val="Normal"/>
    <w:pPr>
      <w:spacing w:line="400" w:lineRule="exact"/>
      <w:ind w:firstLine="288"/>
    </w:pPr>
    <w:rPr>
      <w:rFonts w:ascii="Euclid" w:hAnsi="Euclid" w:cs="Times New Roman"/>
      <w:bCs/>
      <w:sz w:val="24"/>
      <w:szCs w:val="24"/>
    </w:rPr>
  </w:style>
  <w:style w:type="paragraph" w:styleId="BodyTextIndent2">
    <w:name w:val="Body Text Indent 2"/>
    <w:basedOn w:val="Normal"/>
    <w:pPr>
      <w:ind w:left="1440"/>
    </w:pPr>
  </w:style>
  <w:style w:type="paragraph" w:styleId="BodyTextIndent3">
    <w:name w:val="Body Text Indent 3"/>
    <w:basedOn w:val="Normal"/>
    <w:pPr>
      <w:autoSpaceDE w:val="0"/>
      <w:autoSpaceDN w:val="0"/>
      <w:adjustRightInd w:val="0"/>
      <w:ind w:left="720"/>
    </w:pPr>
    <w:rPr>
      <w:rFonts w:ascii="Courier New" w:hAnsi="Courier New" w:cs="Courier New"/>
      <w:color w:val="008080"/>
      <w:sz w:val="24"/>
      <w:shd w:val="clear" w:color="auto" w:fill="FFFFFF"/>
    </w:rPr>
  </w:style>
  <w:style w:type="paragraph" w:styleId="NormalWeb">
    <w:name w:val="Normal (Web)"/>
    <w:basedOn w:val="Normal"/>
    <w:uiPriority w:val="99"/>
    <w:pPr>
      <w:spacing w:before="100" w:beforeAutospacing="1" w:after="100" w:afterAutospacing="1"/>
    </w:pPr>
    <w:rPr>
      <w:rFonts w:ascii="Times New Roman" w:hAnsi="Times New Roman" w:cs="Times New Roman"/>
      <w:color w:val="000000"/>
      <w:sz w:val="24"/>
      <w:szCs w:val="24"/>
    </w:rPr>
  </w:style>
  <w:style w:type="paragraph" w:styleId="CommentSubject">
    <w:name w:val="annotation subject"/>
    <w:basedOn w:val="CommentText"/>
    <w:next w:val="CommentText"/>
    <w:semiHidden/>
    <w:rsid w:val="0090450D"/>
    <w:rPr>
      <w:b/>
      <w:bCs/>
    </w:rPr>
  </w:style>
  <w:style w:type="paragraph" w:styleId="BalloonText">
    <w:name w:val="Balloon Text"/>
    <w:basedOn w:val="Normal"/>
    <w:semiHidden/>
    <w:rsid w:val="0090450D"/>
    <w:rPr>
      <w:rFonts w:ascii="Tahoma" w:hAnsi="Tahoma" w:cs="Tahoma"/>
      <w:sz w:val="16"/>
      <w:szCs w:val="16"/>
    </w:rPr>
  </w:style>
  <w:style w:type="character" w:styleId="Hyperlink">
    <w:name w:val="Hyperlink"/>
    <w:basedOn w:val="DefaultParagraphFont"/>
    <w:uiPriority w:val="99"/>
    <w:rsid w:val="00A10413"/>
    <w:rPr>
      <w:color w:val="0000FF"/>
      <w:u w:val="single"/>
    </w:rPr>
  </w:style>
  <w:style w:type="paragraph" w:customStyle="1" w:styleId="R">
    <w:name w:val="R"/>
    <w:basedOn w:val="Normal"/>
    <w:rsid w:val="009C53FE"/>
    <w:pPr>
      <w:ind w:left="576"/>
    </w:pPr>
    <w:rPr>
      <w:rFonts w:ascii="Courier New" w:hAnsi="Courier New"/>
      <w:sz w:val="28"/>
      <w:szCs w:val="28"/>
    </w:rPr>
  </w:style>
  <w:style w:type="character" w:styleId="FollowedHyperlink">
    <w:name w:val="FollowedHyperlink"/>
    <w:basedOn w:val="DefaultParagraphFont"/>
    <w:rsid w:val="00142A78"/>
    <w:rPr>
      <w:color w:val="800080" w:themeColor="followedHyperlink"/>
      <w:u w:val="single"/>
    </w:rPr>
  </w:style>
  <w:style w:type="paragraph" w:styleId="Revision">
    <w:name w:val="Revision"/>
    <w:hidden/>
    <w:uiPriority w:val="99"/>
    <w:semiHidden/>
    <w:rsid w:val="00734B09"/>
    <w:rPr>
      <w:rFonts w:ascii="Arial" w:hAnsi="Arial" w:cs="Arial"/>
      <w:sz w:val="40"/>
    </w:rPr>
  </w:style>
  <w:style w:type="paragraph" w:styleId="ListParagraph">
    <w:name w:val="List Paragraph"/>
    <w:basedOn w:val="Normal"/>
    <w:uiPriority w:val="34"/>
    <w:qFormat/>
    <w:rsid w:val="003C6EC6"/>
    <w:pPr>
      <w:ind w:left="720"/>
      <w:contextualSpacing/>
    </w:pPr>
  </w:style>
  <w:style w:type="paragraph" w:customStyle="1" w:styleId="R-14">
    <w:name w:val="R-14"/>
    <w:basedOn w:val="Normal"/>
    <w:qFormat/>
    <w:rsid w:val="00D377F6"/>
    <w:pPr>
      <w:ind w:left="1440" w:hanging="720"/>
      <w:jc w:val="left"/>
    </w:pPr>
    <w:rPr>
      <w:rFonts w:ascii="Courier New" w:hAnsi="Courier New" w:cs="Times New Roman"/>
      <w:sz w:val="28"/>
      <w:szCs w:val="24"/>
    </w:rPr>
  </w:style>
  <w:style w:type="paragraph" w:customStyle="1" w:styleId="R-10">
    <w:name w:val="R-10"/>
    <w:basedOn w:val="Normal"/>
    <w:rsid w:val="00BC5BE5"/>
    <w:pPr>
      <w:ind w:left="720"/>
    </w:pPr>
    <w:rPr>
      <w:rFonts w:ascii="Courier New" w:hAnsi="Courier New" w:cs="Times New Roman"/>
      <w:sz w:val="20"/>
      <w:szCs w:val="24"/>
    </w:rPr>
  </w:style>
  <w:style w:type="character" w:customStyle="1" w:styleId="Heading5Char">
    <w:name w:val="Heading 5 Char"/>
    <w:basedOn w:val="DefaultParagraphFont"/>
    <w:link w:val="Heading5"/>
    <w:semiHidden/>
    <w:rsid w:val="00B7515C"/>
    <w:rPr>
      <w:rFonts w:asciiTheme="majorHAnsi" w:eastAsiaTheme="majorEastAsia" w:hAnsiTheme="majorHAnsi" w:cstheme="majorBidi"/>
      <w:color w:val="243F60" w:themeColor="accent1" w:themeShade="7F"/>
      <w:sz w:val="40"/>
    </w:rPr>
  </w:style>
  <w:style w:type="paragraph" w:customStyle="1" w:styleId="bodyaftereq">
    <w:name w:val="body_after_eq"/>
    <w:basedOn w:val="Body"/>
    <w:rsid w:val="00617CA8"/>
    <w:pPr>
      <w:ind w:firstLine="0"/>
    </w:pPr>
  </w:style>
  <w:style w:type="paragraph" w:styleId="HTMLPreformatted">
    <w:name w:val="HTML Preformatted"/>
    <w:basedOn w:val="Normal"/>
    <w:link w:val="HTMLPreformattedChar"/>
    <w:uiPriority w:val="99"/>
    <w:unhideWhenUsed/>
    <w:rsid w:val="009C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9C6B8B"/>
    <w:rPr>
      <w:rFonts w:ascii="Courier New" w:hAnsi="Courier New" w:cs="Courier New"/>
    </w:rPr>
  </w:style>
  <w:style w:type="character" w:customStyle="1" w:styleId="HeaderChar">
    <w:name w:val="Header Char"/>
    <w:basedOn w:val="DefaultParagraphFont"/>
    <w:link w:val="Header"/>
    <w:uiPriority w:val="99"/>
    <w:rsid w:val="006F49E0"/>
    <w:rPr>
      <w:rFonts w:ascii="Arial" w:hAnsi="Arial" w:cs="Arial"/>
      <w:sz w:val="40"/>
    </w:rPr>
  </w:style>
  <w:style w:type="paragraph" w:customStyle="1" w:styleId="MTDisplayEquation">
    <w:name w:val="MTDisplayEquation"/>
    <w:basedOn w:val="BodyTextIndent"/>
    <w:rsid w:val="00D37677"/>
    <w:pPr>
      <w:tabs>
        <w:tab w:val="center" w:pos="5400"/>
        <w:tab w:val="right" w:pos="10800"/>
      </w:tabs>
    </w:pPr>
  </w:style>
  <w:style w:type="character" w:customStyle="1" w:styleId="o3">
    <w:name w:val="o3"/>
    <w:basedOn w:val="DefaultParagraphFont"/>
    <w:rsid w:val="00B57854"/>
    <w:rPr>
      <w:color w:val="666666"/>
    </w:rPr>
  </w:style>
  <w:style w:type="character" w:customStyle="1" w:styleId="kr3">
    <w:name w:val="kr3"/>
    <w:basedOn w:val="DefaultParagraphFont"/>
    <w:rsid w:val="00B57854"/>
    <w:rPr>
      <w:b/>
      <w:bCs/>
      <w:color w:val="007020"/>
    </w:rPr>
  </w:style>
  <w:style w:type="character" w:customStyle="1" w:styleId="p">
    <w:name w:val="p"/>
    <w:basedOn w:val="DefaultParagraphFont"/>
    <w:rsid w:val="00B57854"/>
  </w:style>
  <w:style w:type="character" w:customStyle="1" w:styleId="c13">
    <w:name w:val="c13"/>
    <w:basedOn w:val="DefaultParagraphFont"/>
    <w:rsid w:val="00B57854"/>
    <w:rPr>
      <w:i/>
      <w:iCs/>
      <w:color w:val="408090"/>
    </w:rPr>
  </w:style>
  <w:style w:type="character" w:customStyle="1" w:styleId="m3">
    <w:name w:val="m3"/>
    <w:basedOn w:val="DefaultParagraphFont"/>
    <w:rsid w:val="00B57854"/>
    <w:rPr>
      <w:color w:val="208050"/>
    </w:rPr>
  </w:style>
  <w:style w:type="character" w:customStyle="1" w:styleId="kc3">
    <w:name w:val="kc3"/>
    <w:basedOn w:val="DefaultParagraphFont"/>
    <w:rsid w:val="00B57854"/>
    <w:rPr>
      <w:b/>
      <w:bCs/>
      <w:color w:val="0070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1850">
      <w:bodyDiv w:val="1"/>
      <w:marLeft w:val="0"/>
      <w:marRight w:val="0"/>
      <w:marTop w:val="0"/>
      <w:marBottom w:val="0"/>
      <w:divBdr>
        <w:top w:val="none" w:sz="0" w:space="0" w:color="auto"/>
        <w:left w:val="none" w:sz="0" w:space="0" w:color="auto"/>
        <w:bottom w:val="none" w:sz="0" w:space="0" w:color="auto"/>
        <w:right w:val="none" w:sz="0" w:space="0" w:color="auto"/>
      </w:divBdr>
    </w:div>
    <w:div w:id="149181499">
      <w:bodyDiv w:val="1"/>
      <w:marLeft w:val="0"/>
      <w:marRight w:val="0"/>
      <w:marTop w:val="0"/>
      <w:marBottom w:val="0"/>
      <w:divBdr>
        <w:top w:val="none" w:sz="0" w:space="0" w:color="auto"/>
        <w:left w:val="none" w:sz="0" w:space="0" w:color="auto"/>
        <w:bottom w:val="none" w:sz="0" w:space="0" w:color="auto"/>
        <w:right w:val="none" w:sz="0" w:space="0" w:color="auto"/>
      </w:divBdr>
    </w:div>
    <w:div w:id="361513641">
      <w:bodyDiv w:val="1"/>
      <w:marLeft w:val="0"/>
      <w:marRight w:val="0"/>
      <w:marTop w:val="0"/>
      <w:marBottom w:val="0"/>
      <w:divBdr>
        <w:top w:val="none" w:sz="0" w:space="0" w:color="auto"/>
        <w:left w:val="none" w:sz="0" w:space="0" w:color="auto"/>
        <w:bottom w:val="none" w:sz="0" w:space="0" w:color="auto"/>
        <w:right w:val="none" w:sz="0" w:space="0" w:color="auto"/>
      </w:divBdr>
    </w:div>
    <w:div w:id="447043224">
      <w:bodyDiv w:val="1"/>
      <w:marLeft w:val="0"/>
      <w:marRight w:val="0"/>
      <w:marTop w:val="0"/>
      <w:marBottom w:val="0"/>
      <w:divBdr>
        <w:top w:val="none" w:sz="0" w:space="0" w:color="auto"/>
        <w:left w:val="none" w:sz="0" w:space="0" w:color="auto"/>
        <w:bottom w:val="none" w:sz="0" w:space="0" w:color="auto"/>
        <w:right w:val="none" w:sz="0" w:space="0" w:color="auto"/>
      </w:divBdr>
    </w:div>
    <w:div w:id="594899718">
      <w:bodyDiv w:val="1"/>
      <w:marLeft w:val="0"/>
      <w:marRight w:val="0"/>
      <w:marTop w:val="0"/>
      <w:marBottom w:val="0"/>
      <w:divBdr>
        <w:top w:val="none" w:sz="0" w:space="0" w:color="auto"/>
        <w:left w:val="none" w:sz="0" w:space="0" w:color="auto"/>
        <w:bottom w:val="none" w:sz="0" w:space="0" w:color="auto"/>
        <w:right w:val="none" w:sz="0" w:space="0" w:color="auto"/>
      </w:divBdr>
    </w:div>
    <w:div w:id="663240151">
      <w:bodyDiv w:val="1"/>
      <w:marLeft w:val="0"/>
      <w:marRight w:val="0"/>
      <w:marTop w:val="0"/>
      <w:marBottom w:val="0"/>
      <w:divBdr>
        <w:top w:val="none" w:sz="0" w:space="0" w:color="auto"/>
        <w:left w:val="none" w:sz="0" w:space="0" w:color="auto"/>
        <w:bottom w:val="none" w:sz="0" w:space="0" w:color="auto"/>
        <w:right w:val="none" w:sz="0" w:space="0" w:color="auto"/>
      </w:divBdr>
    </w:div>
    <w:div w:id="876704402">
      <w:bodyDiv w:val="1"/>
      <w:marLeft w:val="0"/>
      <w:marRight w:val="0"/>
      <w:marTop w:val="0"/>
      <w:marBottom w:val="0"/>
      <w:divBdr>
        <w:top w:val="none" w:sz="0" w:space="0" w:color="auto"/>
        <w:left w:val="none" w:sz="0" w:space="0" w:color="auto"/>
        <w:bottom w:val="none" w:sz="0" w:space="0" w:color="auto"/>
        <w:right w:val="none" w:sz="0" w:space="0" w:color="auto"/>
      </w:divBdr>
    </w:div>
    <w:div w:id="888954436">
      <w:bodyDiv w:val="1"/>
      <w:marLeft w:val="1200"/>
      <w:marRight w:val="1200"/>
      <w:marTop w:val="0"/>
      <w:marBottom w:val="0"/>
      <w:divBdr>
        <w:top w:val="single" w:sz="6" w:space="0" w:color="AAAAAA"/>
        <w:left w:val="single" w:sz="6" w:space="0" w:color="AAAAAA"/>
        <w:bottom w:val="single" w:sz="6" w:space="0" w:color="AAAAAA"/>
        <w:right w:val="single" w:sz="6" w:space="0" w:color="AAAAAA"/>
      </w:divBdr>
      <w:divsChild>
        <w:div w:id="843780485">
          <w:marLeft w:val="0"/>
          <w:marRight w:val="0"/>
          <w:marTop w:val="0"/>
          <w:marBottom w:val="0"/>
          <w:divBdr>
            <w:top w:val="none" w:sz="0" w:space="0" w:color="auto"/>
            <w:left w:val="none" w:sz="0" w:space="0" w:color="auto"/>
            <w:bottom w:val="none" w:sz="0" w:space="0" w:color="auto"/>
            <w:right w:val="none" w:sz="0" w:space="0" w:color="auto"/>
          </w:divBdr>
          <w:divsChild>
            <w:div w:id="155537522">
              <w:marLeft w:val="0"/>
              <w:marRight w:val="3600"/>
              <w:marTop w:val="0"/>
              <w:marBottom w:val="0"/>
              <w:divBdr>
                <w:top w:val="none" w:sz="0" w:space="0" w:color="auto"/>
                <w:left w:val="none" w:sz="0" w:space="0" w:color="auto"/>
                <w:bottom w:val="none" w:sz="0" w:space="0" w:color="auto"/>
                <w:right w:val="single" w:sz="6" w:space="0" w:color="CCCCCC"/>
              </w:divBdr>
              <w:divsChild>
                <w:div w:id="1565097609">
                  <w:marLeft w:val="0"/>
                  <w:marRight w:val="0"/>
                  <w:marTop w:val="0"/>
                  <w:marBottom w:val="0"/>
                  <w:divBdr>
                    <w:top w:val="none" w:sz="0" w:space="0" w:color="auto"/>
                    <w:left w:val="none" w:sz="0" w:space="0" w:color="auto"/>
                    <w:bottom w:val="none" w:sz="0" w:space="0" w:color="auto"/>
                    <w:right w:val="none" w:sz="0" w:space="0" w:color="auto"/>
                  </w:divBdr>
                  <w:divsChild>
                    <w:div w:id="1836607050">
                      <w:marLeft w:val="0"/>
                      <w:marRight w:val="0"/>
                      <w:marTop w:val="0"/>
                      <w:marBottom w:val="0"/>
                      <w:divBdr>
                        <w:top w:val="none" w:sz="0" w:space="0" w:color="auto"/>
                        <w:left w:val="none" w:sz="0" w:space="0" w:color="auto"/>
                        <w:bottom w:val="none" w:sz="0" w:space="0" w:color="auto"/>
                        <w:right w:val="none" w:sz="0" w:space="0" w:color="auto"/>
                      </w:divBdr>
                      <w:divsChild>
                        <w:div w:id="796224082">
                          <w:marLeft w:val="0"/>
                          <w:marRight w:val="0"/>
                          <w:marTop w:val="0"/>
                          <w:marBottom w:val="0"/>
                          <w:divBdr>
                            <w:top w:val="none" w:sz="0" w:space="0" w:color="auto"/>
                            <w:left w:val="none" w:sz="0" w:space="0" w:color="auto"/>
                            <w:bottom w:val="none" w:sz="0" w:space="0" w:color="auto"/>
                            <w:right w:val="none" w:sz="0" w:space="0" w:color="auto"/>
                          </w:divBdr>
                          <w:divsChild>
                            <w:div w:id="314116298">
                              <w:marLeft w:val="0"/>
                              <w:marRight w:val="0"/>
                              <w:marTop w:val="0"/>
                              <w:marBottom w:val="0"/>
                              <w:divBdr>
                                <w:top w:val="none" w:sz="0" w:space="0" w:color="auto"/>
                                <w:left w:val="none" w:sz="0" w:space="0" w:color="auto"/>
                                <w:bottom w:val="none" w:sz="0" w:space="0" w:color="auto"/>
                                <w:right w:val="none" w:sz="0" w:space="0" w:color="auto"/>
                              </w:divBdr>
                              <w:divsChild>
                                <w:div w:id="1382170485">
                                  <w:marLeft w:val="0"/>
                                  <w:marRight w:val="0"/>
                                  <w:marTop w:val="0"/>
                                  <w:marBottom w:val="0"/>
                                  <w:divBdr>
                                    <w:top w:val="none" w:sz="0" w:space="0" w:color="auto"/>
                                    <w:left w:val="none" w:sz="0" w:space="0" w:color="auto"/>
                                    <w:bottom w:val="none" w:sz="0" w:space="0" w:color="auto"/>
                                    <w:right w:val="none" w:sz="0" w:space="0" w:color="auto"/>
                                  </w:divBdr>
                                  <w:divsChild>
                                    <w:div w:id="40838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693890">
      <w:bodyDiv w:val="1"/>
      <w:marLeft w:val="0"/>
      <w:marRight w:val="0"/>
      <w:marTop w:val="0"/>
      <w:marBottom w:val="0"/>
      <w:divBdr>
        <w:top w:val="none" w:sz="0" w:space="0" w:color="auto"/>
        <w:left w:val="none" w:sz="0" w:space="0" w:color="auto"/>
        <w:bottom w:val="none" w:sz="0" w:space="0" w:color="auto"/>
        <w:right w:val="none" w:sz="0" w:space="0" w:color="auto"/>
      </w:divBdr>
    </w:div>
    <w:div w:id="1304502974">
      <w:bodyDiv w:val="1"/>
      <w:marLeft w:val="0"/>
      <w:marRight w:val="0"/>
      <w:marTop w:val="0"/>
      <w:marBottom w:val="0"/>
      <w:divBdr>
        <w:top w:val="none" w:sz="0" w:space="0" w:color="auto"/>
        <w:left w:val="none" w:sz="0" w:space="0" w:color="auto"/>
        <w:bottom w:val="none" w:sz="0" w:space="0" w:color="auto"/>
        <w:right w:val="none" w:sz="0" w:space="0" w:color="auto"/>
      </w:divBdr>
    </w:div>
    <w:div w:id="1638142238">
      <w:bodyDiv w:val="1"/>
      <w:marLeft w:val="177"/>
      <w:marRight w:val="177"/>
      <w:marTop w:val="0"/>
      <w:marBottom w:val="0"/>
      <w:divBdr>
        <w:top w:val="none" w:sz="0" w:space="0" w:color="auto"/>
        <w:left w:val="none" w:sz="0" w:space="0" w:color="auto"/>
        <w:bottom w:val="none" w:sz="0" w:space="0" w:color="auto"/>
        <w:right w:val="none" w:sz="0" w:space="0" w:color="auto"/>
      </w:divBdr>
      <w:divsChild>
        <w:div w:id="401755628">
          <w:marLeft w:val="0"/>
          <w:marRight w:val="0"/>
          <w:marTop w:val="0"/>
          <w:marBottom w:val="0"/>
          <w:divBdr>
            <w:top w:val="none" w:sz="0" w:space="0" w:color="auto"/>
            <w:left w:val="none" w:sz="0" w:space="0" w:color="auto"/>
            <w:bottom w:val="none" w:sz="0" w:space="0" w:color="auto"/>
            <w:right w:val="none" w:sz="0" w:space="0" w:color="auto"/>
          </w:divBdr>
        </w:div>
        <w:div w:id="913511267">
          <w:marLeft w:val="0"/>
          <w:marRight w:val="0"/>
          <w:marTop w:val="0"/>
          <w:marBottom w:val="0"/>
          <w:divBdr>
            <w:top w:val="none" w:sz="0" w:space="0" w:color="auto"/>
            <w:left w:val="none" w:sz="0" w:space="0" w:color="auto"/>
            <w:bottom w:val="none" w:sz="0" w:space="0" w:color="auto"/>
            <w:right w:val="none" w:sz="0" w:space="0" w:color="auto"/>
          </w:divBdr>
        </w:div>
        <w:div w:id="1219122763">
          <w:marLeft w:val="0"/>
          <w:marRight w:val="0"/>
          <w:marTop w:val="0"/>
          <w:marBottom w:val="0"/>
          <w:divBdr>
            <w:top w:val="none" w:sz="0" w:space="0" w:color="auto"/>
            <w:left w:val="none" w:sz="0" w:space="0" w:color="auto"/>
            <w:bottom w:val="none" w:sz="0" w:space="0" w:color="auto"/>
            <w:right w:val="none" w:sz="0" w:space="0" w:color="auto"/>
          </w:divBdr>
        </w:div>
        <w:div w:id="1287663111">
          <w:marLeft w:val="0"/>
          <w:marRight w:val="0"/>
          <w:marTop w:val="0"/>
          <w:marBottom w:val="0"/>
          <w:divBdr>
            <w:top w:val="none" w:sz="0" w:space="0" w:color="auto"/>
            <w:left w:val="none" w:sz="0" w:space="0" w:color="auto"/>
            <w:bottom w:val="none" w:sz="0" w:space="0" w:color="auto"/>
            <w:right w:val="none" w:sz="0" w:space="0" w:color="auto"/>
          </w:divBdr>
        </w:div>
        <w:div w:id="1517843507">
          <w:marLeft w:val="0"/>
          <w:marRight w:val="0"/>
          <w:marTop w:val="0"/>
          <w:marBottom w:val="0"/>
          <w:divBdr>
            <w:top w:val="none" w:sz="0" w:space="0" w:color="auto"/>
            <w:left w:val="none" w:sz="0" w:space="0" w:color="auto"/>
            <w:bottom w:val="none" w:sz="0" w:space="0" w:color="auto"/>
            <w:right w:val="none" w:sz="0" w:space="0" w:color="auto"/>
          </w:divBdr>
        </w:div>
        <w:div w:id="1809198628">
          <w:marLeft w:val="0"/>
          <w:marRight w:val="0"/>
          <w:marTop w:val="0"/>
          <w:marBottom w:val="0"/>
          <w:divBdr>
            <w:top w:val="none" w:sz="0" w:space="0" w:color="auto"/>
            <w:left w:val="none" w:sz="0" w:space="0" w:color="auto"/>
            <w:bottom w:val="none" w:sz="0" w:space="0" w:color="auto"/>
            <w:right w:val="none" w:sz="0" w:space="0" w:color="auto"/>
          </w:divBdr>
        </w:div>
        <w:div w:id="2058552889">
          <w:marLeft w:val="0"/>
          <w:marRight w:val="0"/>
          <w:marTop w:val="0"/>
          <w:marBottom w:val="0"/>
          <w:divBdr>
            <w:top w:val="none" w:sz="0" w:space="0" w:color="auto"/>
            <w:left w:val="none" w:sz="0" w:space="0" w:color="auto"/>
            <w:bottom w:val="none" w:sz="0" w:space="0" w:color="auto"/>
            <w:right w:val="none" w:sz="0" w:space="0" w:color="auto"/>
          </w:divBdr>
          <w:divsChild>
            <w:div w:id="582030497">
              <w:marLeft w:val="0"/>
              <w:marRight w:val="0"/>
              <w:marTop w:val="0"/>
              <w:marBottom w:val="0"/>
              <w:divBdr>
                <w:top w:val="none" w:sz="0" w:space="0" w:color="auto"/>
                <w:left w:val="none" w:sz="0" w:space="0" w:color="auto"/>
                <w:bottom w:val="none" w:sz="0" w:space="0" w:color="auto"/>
                <w:right w:val="none" w:sz="0" w:space="0" w:color="auto"/>
              </w:divBdr>
            </w:div>
            <w:div w:id="704446966">
              <w:marLeft w:val="0"/>
              <w:marRight w:val="0"/>
              <w:marTop w:val="0"/>
              <w:marBottom w:val="0"/>
              <w:divBdr>
                <w:top w:val="none" w:sz="0" w:space="0" w:color="auto"/>
                <w:left w:val="none" w:sz="0" w:space="0" w:color="auto"/>
                <w:bottom w:val="none" w:sz="0" w:space="0" w:color="auto"/>
                <w:right w:val="none" w:sz="0" w:space="0" w:color="auto"/>
              </w:divBdr>
            </w:div>
            <w:div w:id="791484188">
              <w:marLeft w:val="0"/>
              <w:marRight w:val="0"/>
              <w:marTop w:val="0"/>
              <w:marBottom w:val="0"/>
              <w:divBdr>
                <w:top w:val="none" w:sz="0" w:space="0" w:color="auto"/>
                <w:left w:val="none" w:sz="0" w:space="0" w:color="auto"/>
                <w:bottom w:val="none" w:sz="0" w:space="0" w:color="auto"/>
                <w:right w:val="none" w:sz="0" w:space="0" w:color="auto"/>
              </w:divBdr>
            </w:div>
            <w:div w:id="1197036445">
              <w:marLeft w:val="0"/>
              <w:marRight w:val="0"/>
              <w:marTop w:val="0"/>
              <w:marBottom w:val="0"/>
              <w:divBdr>
                <w:top w:val="none" w:sz="0" w:space="0" w:color="auto"/>
                <w:left w:val="none" w:sz="0" w:space="0" w:color="auto"/>
                <w:bottom w:val="none" w:sz="0" w:space="0" w:color="auto"/>
                <w:right w:val="none" w:sz="0" w:space="0" w:color="auto"/>
              </w:divBdr>
            </w:div>
            <w:div w:id="1614088893">
              <w:marLeft w:val="0"/>
              <w:marRight w:val="0"/>
              <w:marTop w:val="0"/>
              <w:marBottom w:val="0"/>
              <w:divBdr>
                <w:top w:val="none" w:sz="0" w:space="0" w:color="auto"/>
                <w:left w:val="none" w:sz="0" w:space="0" w:color="auto"/>
                <w:bottom w:val="none" w:sz="0" w:space="0" w:color="auto"/>
                <w:right w:val="none" w:sz="0" w:space="0" w:color="auto"/>
              </w:divBdr>
            </w:div>
            <w:div w:id="175551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image" Target="media/image7.wmf"/><Relationship Id="rId42" Type="http://schemas.openxmlformats.org/officeDocument/2006/relationships/oleObject" Target="embeddings/oleObject17.bin"/><Relationship Id="rId47" Type="http://schemas.openxmlformats.org/officeDocument/2006/relationships/oleObject" Target="embeddings/oleObject20.bin"/><Relationship Id="rId63" Type="http://schemas.openxmlformats.org/officeDocument/2006/relationships/image" Target="media/image23.wmf"/><Relationship Id="rId68" Type="http://schemas.openxmlformats.org/officeDocument/2006/relationships/oleObject" Target="embeddings/oleObject36.bin"/><Relationship Id="rId84" Type="http://schemas.openxmlformats.org/officeDocument/2006/relationships/image" Target="media/image33.png"/><Relationship Id="rId89" Type="http://schemas.openxmlformats.org/officeDocument/2006/relationships/image" Target="media/image38.emf"/><Relationship Id="rId16" Type="http://schemas.openxmlformats.org/officeDocument/2006/relationships/oleObject" Target="embeddings/oleObject4.bin"/><Relationship Id="rId11" Type="http://schemas.openxmlformats.org/officeDocument/2006/relationships/image" Target="media/image2.wmf"/><Relationship Id="rId32" Type="http://schemas.openxmlformats.org/officeDocument/2006/relationships/image" Target="media/image13.wmf"/><Relationship Id="rId37" Type="http://schemas.openxmlformats.org/officeDocument/2006/relationships/oleObject" Target="embeddings/oleObject14.bin"/><Relationship Id="rId53" Type="http://schemas.openxmlformats.org/officeDocument/2006/relationships/oleObject" Target="embeddings/oleObject23.bin"/><Relationship Id="rId58" Type="http://schemas.openxmlformats.org/officeDocument/2006/relationships/oleObject" Target="embeddings/oleObject28.bin"/><Relationship Id="rId74" Type="http://schemas.openxmlformats.org/officeDocument/2006/relationships/image" Target="media/image27.wmf"/><Relationship Id="rId79" Type="http://schemas.openxmlformats.org/officeDocument/2006/relationships/oleObject" Target="embeddings/oleObject42.bin"/><Relationship Id="rId102" Type="http://schemas.openxmlformats.org/officeDocument/2006/relationships/image" Target="media/image45.emf"/><Relationship Id="rId5" Type="http://schemas.openxmlformats.org/officeDocument/2006/relationships/webSettings" Target="webSettings.xml"/><Relationship Id="rId90" Type="http://schemas.openxmlformats.org/officeDocument/2006/relationships/image" Target="media/image39.emf"/><Relationship Id="rId95" Type="http://schemas.openxmlformats.org/officeDocument/2006/relationships/oleObject" Target="embeddings/oleObject45.bin"/><Relationship Id="rId22" Type="http://schemas.openxmlformats.org/officeDocument/2006/relationships/oleObject" Target="embeddings/oleObject7.bin"/><Relationship Id="rId27" Type="http://schemas.openxmlformats.org/officeDocument/2006/relationships/oleObject" Target="embeddings/oleObject9.bin"/><Relationship Id="rId43" Type="http://schemas.openxmlformats.org/officeDocument/2006/relationships/oleObject" Target="embeddings/oleObject18.bin"/><Relationship Id="rId48" Type="http://schemas.openxmlformats.org/officeDocument/2006/relationships/image" Target="media/image20.wmf"/><Relationship Id="rId64" Type="http://schemas.openxmlformats.org/officeDocument/2006/relationships/oleObject" Target="embeddings/oleObject33.bin"/><Relationship Id="rId69" Type="http://schemas.openxmlformats.org/officeDocument/2006/relationships/image" Target="media/image25.wmf"/><Relationship Id="rId80" Type="http://schemas.openxmlformats.org/officeDocument/2006/relationships/image" Target="media/image30.wmf"/><Relationship Id="rId85" Type="http://schemas.openxmlformats.org/officeDocument/2006/relationships/image" Target="media/image34.png"/><Relationship Id="rId12" Type="http://schemas.openxmlformats.org/officeDocument/2006/relationships/oleObject" Target="embeddings/oleObject2.bin"/><Relationship Id="rId17" Type="http://schemas.openxmlformats.org/officeDocument/2006/relationships/image" Target="media/image5.wmf"/><Relationship Id="rId33" Type="http://schemas.openxmlformats.org/officeDocument/2006/relationships/oleObject" Target="embeddings/oleObject12.bin"/><Relationship Id="rId38" Type="http://schemas.openxmlformats.org/officeDocument/2006/relationships/image" Target="media/image16.wmf"/><Relationship Id="rId59" Type="http://schemas.openxmlformats.org/officeDocument/2006/relationships/oleObject" Target="embeddings/oleObject29.bin"/><Relationship Id="rId103" Type="http://schemas.openxmlformats.org/officeDocument/2006/relationships/image" Target="media/image46.emf"/><Relationship Id="rId20" Type="http://schemas.openxmlformats.org/officeDocument/2006/relationships/oleObject" Target="embeddings/oleObject6.bin"/><Relationship Id="rId41" Type="http://schemas.openxmlformats.org/officeDocument/2006/relationships/oleObject" Target="embeddings/oleObject16.bin"/><Relationship Id="rId54" Type="http://schemas.openxmlformats.org/officeDocument/2006/relationships/oleObject" Target="embeddings/oleObject24.bin"/><Relationship Id="rId62" Type="http://schemas.openxmlformats.org/officeDocument/2006/relationships/oleObject" Target="embeddings/oleObject32.bin"/><Relationship Id="rId70" Type="http://schemas.openxmlformats.org/officeDocument/2006/relationships/oleObject" Target="embeddings/oleObject37.bin"/><Relationship Id="rId75" Type="http://schemas.openxmlformats.org/officeDocument/2006/relationships/oleObject" Target="embeddings/oleObject40.bin"/><Relationship Id="rId83" Type="http://schemas.openxmlformats.org/officeDocument/2006/relationships/image" Target="media/image32.png"/><Relationship Id="rId88" Type="http://schemas.openxmlformats.org/officeDocument/2006/relationships/image" Target="media/image37.emf"/><Relationship Id="rId91" Type="http://schemas.openxmlformats.org/officeDocument/2006/relationships/image" Target="media/image40.wmf"/><Relationship Id="rId96" Type="http://schemas.openxmlformats.org/officeDocument/2006/relationships/oleObject" Target="embeddings/oleObject46.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png"/><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7.bin"/><Relationship Id="rId106" Type="http://schemas.openxmlformats.org/officeDocument/2006/relationships/theme" Target="theme/theme1.xml"/><Relationship Id="rId10" Type="http://schemas.openxmlformats.org/officeDocument/2006/relationships/oleObject" Target="embeddings/oleObject1.bin"/><Relationship Id="rId31" Type="http://schemas.openxmlformats.org/officeDocument/2006/relationships/oleObject" Target="embeddings/oleObject11.bin"/><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oleObject" Target="embeddings/oleObject30.bin"/><Relationship Id="rId65" Type="http://schemas.openxmlformats.org/officeDocument/2006/relationships/oleObject" Target="embeddings/oleObject34.bin"/><Relationship Id="rId73" Type="http://schemas.openxmlformats.org/officeDocument/2006/relationships/oleObject" Target="embeddings/oleObject39.bin"/><Relationship Id="rId78" Type="http://schemas.openxmlformats.org/officeDocument/2006/relationships/image" Target="media/image29.wmf"/><Relationship Id="rId81" Type="http://schemas.openxmlformats.org/officeDocument/2006/relationships/oleObject" Target="embeddings/oleObject43.bin"/><Relationship Id="rId86" Type="http://schemas.openxmlformats.org/officeDocument/2006/relationships/image" Target="media/image35.emf"/><Relationship Id="rId94" Type="http://schemas.openxmlformats.org/officeDocument/2006/relationships/image" Target="media/image42.wmf"/><Relationship Id="rId99" Type="http://schemas.openxmlformats.org/officeDocument/2006/relationships/oleObject" Target="embeddings/oleObject48.bin"/><Relationship Id="rId101" Type="http://schemas.openxmlformats.org/officeDocument/2006/relationships/oleObject" Target="embeddings/oleObject49.bin"/><Relationship Id="rId4" Type="http://schemas.openxmlformats.org/officeDocument/2006/relationships/settings" Target="setting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oleObject" Target="embeddings/oleObject15.bin"/><Relationship Id="rId34" Type="http://schemas.openxmlformats.org/officeDocument/2006/relationships/image" Target="media/image14.wmf"/><Relationship Id="rId50" Type="http://schemas.openxmlformats.org/officeDocument/2006/relationships/image" Target="media/image21.wmf"/><Relationship Id="rId55" Type="http://schemas.openxmlformats.org/officeDocument/2006/relationships/oleObject" Target="embeddings/oleObject25.bin"/><Relationship Id="rId76" Type="http://schemas.openxmlformats.org/officeDocument/2006/relationships/image" Target="media/image28.wmf"/><Relationship Id="rId97" Type="http://schemas.openxmlformats.org/officeDocument/2006/relationships/oleObject" Target="embeddings/oleObject47.bin"/><Relationship Id="rId104"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26.wmf"/><Relationship Id="rId92" Type="http://schemas.openxmlformats.org/officeDocument/2006/relationships/oleObject" Target="embeddings/oleObject44.bin"/><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oleObject" Target="embeddings/oleObject35.bin"/><Relationship Id="rId87" Type="http://schemas.openxmlformats.org/officeDocument/2006/relationships/image" Target="media/image36.emf"/><Relationship Id="rId61" Type="http://schemas.openxmlformats.org/officeDocument/2006/relationships/oleObject" Target="embeddings/oleObject31.bin"/><Relationship Id="rId82" Type="http://schemas.openxmlformats.org/officeDocument/2006/relationships/image" Target="media/image31.png"/><Relationship Id="rId19" Type="http://schemas.openxmlformats.org/officeDocument/2006/relationships/image" Target="media/image6.wmf"/><Relationship Id="rId14" Type="http://schemas.openxmlformats.org/officeDocument/2006/relationships/oleObject" Target="embeddings/oleObject3.bin"/><Relationship Id="rId30" Type="http://schemas.openxmlformats.org/officeDocument/2006/relationships/image" Target="media/image12.wmf"/><Relationship Id="rId35" Type="http://schemas.openxmlformats.org/officeDocument/2006/relationships/oleObject" Target="embeddings/oleObject13.bin"/><Relationship Id="rId56" Type="http://schemas.openxmlformats.org/officeDocument/2006/relationships/oleObject" Target="embeddings/oleObject26.bin"/><Relationship Id="rId77" Type="http://schemas.openxmlformats.org/officeDocument/2006/relationships/oleObject" Target="embeddings/oleObject41.bin"/><Relationship Id="rId100" Type="http://schemas.openxmlformats.org/officeDocument/2006/relationships/image" Target="media/image44.wmf"/><Relationship Id="rId105" Type="http://schemas.openxmlformats.org/officeDocument/2006/relationships/fontTable" Target="fontTable.xml"/><Relationship Id="rId8" Type="http://schemas.openxmlformats.org/officeDocument/2006/relationships/hyperlink" Target="http://www.chrisbilder.com/categorical" TargetMode="External"/><Relationship Id="rId51" Type="http://schemas.openxmlformats.org/officeDocument/2006/relationships/oleObject" Target="embeddings/oleObject22.bin"/><Relationship Id="rId72" Type="http://schemas.openxmlformats.org/officeDocument/2006/relationships/oleObject" Target="embeddings/oleObject38.bin"/><Relationship Id="rId93" Type="http://schemas.openxmlformats.org/officeDocument/2006/relationships/image" Target="media/image41.emf"/><Relationship Id="rId98" Type="http://schemas.openxmlformats.org/officeDocument/2006/relationships/image" Target="media/image43.wmf"/><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19.wmf"/><Relationship Id="rId67" Type="http://schemas.openxmlformats.org/officeDocument/2006/relationships/image" Target="media/image2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5ABA55-2A9F-4D96-8F6F-0CD55A3F7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5631</Words>
  <Characters>33670</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39223</CharactersWithSpaces>
  <SharedDoc>false</SharedDoc>
  <HLinks>
    <vt:vector size="72" baseType="variant">
      <vt:variant>
        <vt:i4>2752612</vt:i4>
      </vt:variant>
      <vt:variant>
        <vt:i4>42</vt:i4>
      </vt:variant>
      <vt:variant>
        <vt:i4>0</vt:i4>
      </vt:variant>
      <vt:variant>
        <vt:i4>5</vt:i4>
      </vt:variant>
      <vt:variant>
        <vt:lpwstr>http://www.chrisbilder.com/stat4043</vt:lpwstr>
      </vt:variant>
      <vt:variant>
        <vt:lpwstr/>
      </vt:variant>
      <vt:variant>
        <vt:i4>327750</vt:i4>
      </vt:variant>
      <vt:variant>
        <vt:i4>33</vt:i4>
      </vt:variant>
      <vt:variant>
        <vt:i4>0</vt:i4>
      </vt:variant>
      <vt:variant>
        <vt:i4>5</vt:i4>
      </vt:variant>
      <vt:variant>
        <vt:lpwstr>http://blog.revolution-computing.com/2010/03/clustering-the-worlds-diets.html</vt:lpwstr>
      </vt:variant>
      <vt:variant>
        <vt:lpwstr/>
      </vt:variant>
      <vt:variant>
        <vt:i4>3473467</vt:i4>
      </vt:variant>
      <vt:variant>
        <vt:i4>30</vt:i4>
      </vt:variant>
      <vt:variant>
        <vt:i4>0</vt:i4>
      </vt:variant>
      <vt:variant>
        <vt:i4>5</vt:i4>
      </vt:variant>
      <vt:variant>
        <vt:lpwstr>http://blog.diegovalle.net/2010/03/cluster-analysis-of-what-world-eats.html</vt:lpwstr>
      </vt:variant>
      <vt:variant>
        <vt:lpwstr/>
      </vt:variant>
      <vt:variant>
        <vt:i4>6357035</vt:i4>
      </vt:variant>
      <vt:variant>
        <vt:i4>27</vt:i4>
      </vt:variant>
      <vt:variant>
        <vt:i4>0</vt:i4>
      </vt:variant>
      <vt:variant>
        <vt:i4>5</vt:i4>
      </vt:variant>
      <vt:variant>
        <vt:lpwstr>http://blog.diegovalle.net/2010/03/weird-dietary-habits-in-us.html</vt:lpwstr>
      </vt:variant>
      <vt:variant>
        <vt:lpwstr/>
      </vt:variant>
      <vt:variant>
        <vt:i4>8060978</vt:i4>
      </vt:variant>
      <vt:variant>
        <vt:i4>24</vt:i4>
      </vt:variant>
      <vt:variant>
        <vt:i4>0</vt:i4>
      </vt:variant>
      <vt:variant>
        <vt:i4>5</vt:i4>
      </vt:variant>
      <vt:variant>
        <vt:lpwstr>http://blog.revolution-computing.com/2009/09/how-to-use-a-google-spreadsheet-as-data-in-r.html</vt:lpwstr>
      </vt:variant>
      <vt:variant>
        <vt:lpwstr/>
      </vt:variant>
      <vt:variant>
        <vt:i4>3473467</vt:i4>
      </vt:variant>
      <vt:variant>
        <vt:i4>21</vt:i4>
      </vt:variant>
      <vt:variant>
        <vt:i4>0</vt:i4>
      </vt:variant>
      <vt:variant>
        <vt:i4>5</vt:i4>
      </vt:variant>
      <vt:variant>
        <vt:lpwstr>http://blog.diegovalle.net/2010/03/cluster-analysis-of-what-world-eats.html</vt:lpwstr>
      </vt:variant>
      <vt:variant>
        <vt:lpwstr/>
      </vt:variant>
      <vt:variant>
        <vt:i4>2555938</vt:i4>
      </vt:variant>
      <vt:variant>
        <vt:i4>15</vt:i4>
      </vt:variant>
      <vt:variant>
        <vt:i4>0</vt:i4>
      </vt:variant>
      <vt:variant>
        <vt:i4>5</vt:i4>
      </vt:variant>
      <vt:variant>
        <vt:lpwstr>http://revolution-computing.typepad.com/.a/6a010534b1db25970b01310f881b73970c-popup</vt:lpwstr>
      </vt:variant>
      <vt:variant>
        <vt:lpwstr/>
      </vt:variant>
      <vt:variant>
        <vt:i4>3735604</vt:i4>
      </vt:variant>
      <vt:variant>
        <vt:i4>12</vt:i4>
      </vt:variant>
      <vt:variant>
        <vt:i4>0</vt:i4>
      </vt:variant>
      <vt:variant>
        <vt:i4>5</vt:i4>
      </vt:variant>
      <vt:variant>
        <vt:lpwstr>http://www.revolution-computing.com/community/r-project.php</vt:lpwstr>
      </vt:variant>
      <vt:variant>
        <vt:lpwstr/>
      </vt:variant>
      <vt:variant>
        <vt:i4>4980813</vt:i4>
      </vt:variant>
      <vt:variant>
        <vt:i4>9</vt:i4>
      </vt:variant>
      <vt:variant>
        <vt:i4>0</vt:i4>
      </vt:variant>
      <vt:variant>
        <vt:i4>5</vt:i4>
      </vt:variant>
      <vt:variant>
        <vt:lpwstr>http://finzi.psych.upenn.edu/R/library/cluster/html/pam.html</vt:lpwstr>
      </vt:variant>
      <vt:variant>
        <vt:lpwstr/>
      </vt:variant>
      <vt:variant>
        <vt:i4>3473467</vt:i4>
      </vt:variant>
      <vt:variant>
        <vt:i4>6</vt:i4>
      </vt:variant>
      <vt:variant>
        <vt:i4>0</vt:i4>
      </vt:variant>
      <vt:variant>
        <vt:i4>5</vt:i4>
      </vt:variant>
      <vt:variant>
        <vt:lpwstr>http://blog.diegovalle.net/2010/03/cluster-analysis-of-what-world-eats.html</vt:lpwstr>
      </vt:variant>
      <vt:variant>
        <vt:lpwstr/>
      </vt:variant>
      <vt:variant>
        <vt:i4>7209021</vt:i4>
      </vt:variant>
      <vt:variant>
        <vt:i4>3</vt:i4>
      </vt:variant>
      <vt:variant>
        <vt:i4>0</vt:i4>
      </vt:variant>
      <vt:variant>
        <vt:i4>5</vt:i4>
      </vt:variant>
      <vt:variant>
        <vt:lpwstr>http://www.canibaisereis.com/2009/03/21/nutrition-and-health-database/</vt:lpwstr>
      </vt:variant>
      <vt:variant>
        <vt:lpwstr/>
      </vt:variant>
      <vt:variant>
        <vt:i4>2031713</vt:i4>
      </vt:variant>
      <vt:variant>
        <vt:i4>0</vt:i4>
      </vt:variant>
      <vt:variant>
        <vt:i4>0</vt:i4>
      </vt:variant>
      <vt:variant>
        <vt:i4>5</vt:i4>
      </vt:variant>
      <vt:variant>
        <vt:lpwstr>http://en.wikipedia.org/wiki/Cluster_analysis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2023-11-13T16:42:00Z</dcterms:created>
  <dcterms:modified xsi:type="dcterms:W3CDTF">2025-06-17T21:36:00Z</dcterms:modified>
</cp:coreProperties>
</file>